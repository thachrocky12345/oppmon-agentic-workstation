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95jxsuz0ybn" w:id="0"/>
      <w:bookmarkEnd w:id="0"/>
      <w:r w:rsidDel="00000000" w:rsidR="00000000" w:rsidRPr="00000000">
        <w:rPr>
          <w:rFonts w:ascii="Montserrat" w:cs="Montserrat" w:eastAsia="Montserrat" w:hAnsi="Montserrat"/>
          <w:b w:val="1"/>
          <w:bCs w:val="1"/>
          <w:i w:val="0"/>
          <w:iCs w:val="0"/>
          <w:smallCaps w:val="0"/>
          <w:strike w:val="0"/>
          <w:color w:val="38761d"/>
          <w:sz w:val="44"/>
          <w:szCs w:val="44"/>
          <w:u w:val="none"/>
          <w:shd w:fill="auto" w:val="clear"/>
          <w:vertAlign w:val="baseline"/>
          <w:rtl w:val="0"/>
        </w:rPr>
        <w:t xml:space="preserve">BRD: New client onboarding</w:t>
      </w:r>
      <w:r w:rsidDel="00000000" w:rsidR="00000000" w:rsidRPr="00000000">
        <w:rPr>
          <w:rtl w:val="0"/>
        </w:rPr>
      </w:r>
    </w:p>
    <w:p w:rsidR="00000000" w:rsidDel="00000000" w:rsidP="00000000" w:rsidRDefault="00000000" w:rsidRPr="00000000" w14:paraId="00000002">
      <w:pPr>
        <w:pStyle w:val="Title"/>
        <w:keepNext w:val="0"/>
        <w:keepLines w:val="0"/>
        <w:spacing w:before="480" w:lineRule="auto"/>
        <w:ind w:left="0" w:firstLine="0"/>
        <w:rPr/>
      </w:pPr>
      <w:bookmarkStart w:colFirst="0" w:colLast="0" w:name="_ryo0hslx596i" w:id="1"/>
      <w:bookmarkEnd w:id="1"/>
      <w:r w:rsidDel="00000000" w:rsidR="00000000" w:rsidRPr="00000000">
        <w:rPr>
          <w:rtl w:val="0"/>
        </w:rPr>
        <w:t xml:space="preserve">Business Requirements Document (BRD)</w:t>
      </w:r>
    </w:p>
    <w:p w:rsidR="00000000" w:rsidDel="00000000" w:rsidP="00000000" w:rsidRDefault="00000000" w:rsidRPr="00000000" w14:paraId="00000003">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ind w:left="0" w:firstLine="0"/>
        <w:rPr/>
      </w:pPr>
      <w:r w:rsidDel="00000000" w:rsidR="00000000" w:rsidRPr="00000000">
        <w:rPr>
          <w:b w:val="1"/>
          <w:bCs w:val="1"/>
          <w:rtl w:val="0"/>
        </w:rPr>
        <w:t xml:space="preserve">Feature Name:</w:t>
      </w:r>
      <w:r w:rsidDel="00000000" w:rsidR="00000000" w:rsidRPr="00000000">
        <w:rPr>
          <w:rtl w:val="0"/>
        </w:rPr>
        <w:t xml:space="preserve"> New Client Onboarding</w:t>
        <w:br w:type="textWrapping"/>
      </w: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Date:</w:t>
      </w:r>
      <w:r w:rsidDel="00000000" w:rsidR="00000000" w:rsidRPr="00000000">
        <w:rPr>
          <w:rtl w:val="0"/>
        </w:rPr>
        <w:t xml:space="preserve"> </w:t>
        <w:br w:type="textWrapping"/>
      </w:r>
      <w:r w:rsidDel="00000000" w:rsidR="00000000" w:rsidRPr="00000000">
        <w:rPr>
          <w:b w:val="1"/>
          <w:bCs w:val="1"/>
          <w:rtl w:val="0"/>
        </w:rPr>
        <w:t xml:space="preserve">Author:</w:t>
      </w:r>
      <w:r w:rsidDel="00000000" w:rsidR="00000000" w:rsidRPr="00000000">
        <w:rPr>
          <w:rtl w:val="0"/>
        </w:rPr>
        <w:t xml:space="preserve"> Kunal Singh Bhati</w:t>
        <w:br w:type="textWrapping"/>
      </w:r>
      <w:r w:rsidDel="00000000" w:rsidR="00000000" w:rsidRPr="00000000">
        <w:rPr>
          <w:b w:val="1"/>
          <w:bCs w:val="1"/>
          <w:rtl w:val="0"/>
        </w:rPr>
        <w:t xml:space="preserve">Stakeholders:</w:t>
      </w:r>
      <w:r w:rsidDel="00000000" w:rsidR="00000000" w:rsidRPr="00000000">
        <w:rPr>
          <w:rtl w:val="0"/>
        </w:rPr>
        <w:br w:type="textWrapping"/>
      </w:r>
      <w:r w:rsidDel="00000000" w:rsidR="00000000" w:rsidRPr="00000000">
        <w:rPr>
          <w:b w:val="1"/>
          <w:bCs w:val="1"/>
          <w:rtl w:val="0"/>
        </w:rPr>
        <w:t xml:space="preserve">Reviewers:</w:t>
      </w:r>
      <w:r w:rsidDel="00000000" w:rsidR="00000000" w:rsidRPr="00000000">
        <w:rPr>
          <w:rtl w:val="0"/>
        </w:rPr>
        <w:t xml:space="preserve"> DavidPaul</w:t>
      </w:r>
    </w:p>
    <w:p w:rsidR="00000000" w:rsidDel="00000000" w:rsidP="00000000" w:rsidRDefault="00000000" w:rsidRPr="00000000" w14:paraId="00000005">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before="480" w:lineRule="auto"/>
        <w:ind w:left="0" w:firstLine="0"/>
        <w:rPr/>
      </w:pPr>
      <w:bookmarkStart w:colFirst="0" w:colLast="0" w:name="_soq8n0pmt832" w:id="2"/>
      <w:bookmarkEnd w:id="2"/>
      <w:r w:rsidDel="00000000" w:rsidR="00000000" w:rsidRPr="00000000">
        <w:rPr>
          <w:rtl w:val="0"/>
        </w:rPr>
        <w:t xml:space="preserve">1. Executive Summary</w:t>
      </w:r>
    </w:p>
    <w:p w:rsidR="00000000" w:rsidDel="00000000" w:rsidP="00000000" w:rsidRDefault="00000000" w:rsidRPr="00000000" w14:paraId="00000007">
      <w:pPr>
        <w:pStyle w:val="Heading3"/>
        <w:keepNext w:val="0"/>
        <w:keepLines w:val="0"/>
        <w:rPr/>
      </w:pPr>
      <w:bookmarkStart w:colFirst="0" w:colLast="0" w:name="_5ac6cb91yd57" w:id="3"/>
      <w:bookmarkEnd w:id="3"/>
      <w:r w:rsidDel="00000000" w:rsidR="00000000" w:rsidRPr="00000000">
        <w:rPr>
          <w:rtl w:val="0"/>
        </w:rPr>
        <w:t xml:space="preserve">Objective:</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To implement a </w:t>
      </w:r>
      <w:r w:rsidDel="00000000" w:rsidR="00000000" w:rsidRPr="00000000">
        <w:rPr>
          <w:b w:val="1"/>
          <w:bCs w:val="1"/>
          <w:rtl w:val="0"/>
        </w:rPr>
        <w:t xml:space="preserve">primary account holder &amp; sub-account system</w:t>
      </w:r>
      <w:r w:rsidDel="00000000" w:rsidR="00000000" w:rsidRPr="00000000">
        <w:rPr>
          <w:rtl w:val="0"/>
        </w:rPr>
        <w:t xml:space="preserve"> that allows a Primary user to manage multiple profiles under a single account while ensuring compliance with legal and regulatory requirements for minors and dependent adults.</w:t>
      </w:r>
    </w:p>
    <w:p w:rsidR="00000000" w:rsidDel="00000000" w:rsidP="00000000" w:rsidRDefault="00000000" w:rsidRPr="00000000" w14:paraId="00000009">
      <w:pPr>
        <w:pStyle w:val="Heading3"/>
        <w:keepNext w:val="0"/>
        <w:keepLines w:val="0"/>
        <w:rPr/>
      </w:pPr>
      <w:bookmarkStart w:colFirst="0" w:colLast="0" w:name="_ceyjyh8f3o7x" w:id="4"/>
      <w:bookmarkEnd w:id="4"/>
      <w:r w:rsidDel="00000000" w:rsidR="00000000" w:rsidRPr="00000000">
        <w:rPr>
          <w:rtl w:val="0"/>
        </w:rPr>
        <w:t xml:space="preserve">Business Problem:</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The current onboarding process only supports </w:t>
      </w:r>
      <w:r w:rsidDel="00000000" w:rsidR="00000000" w:rsidRPr="00000000">
        <w:rPr>
          <w:b w:val="1"/>
          <w:bCs w:val="1"/>
          <w:rtl w:val="0"/>
        </w:rPr>
        <w:t xml:space="preserve">individual users</w:t>
      </w:r>
      <w:r w:rsidDel="00000000" w:rsidR="00000000" w:rsidRPr="00000000">
        <w:rPr>
          <w:rtl w:val="0"/>
        </w:rPr>
        <w:t xml:space="preserve">, preventing minors and dependent adults from accessing care through a guardian/ health care agent. Regulatory restrictions require an </w:t>
      </w:r>
      <w:r w:rsidDel="00000000" w:rsidR="00000000" w:rsidRPr="00000000">
        <w:rPr>
          <w:b w:val="1"/>
          <w:bCs w:val="1"/>
          <w:rtl w:val="0"/>
        </w:rPr>
        <w:t xml:space="preserve">authorized person</w:t>
      </w:r>
      <w:r w:rsidDel="00000000" w:rsidR="00000000" w:rsidRPr="00000000">
        <w:rPr>
          <w:rtl w:val="0"/>
        </w:rPr>
        <w:t xml:space="preserve"> to manage their access to licensed care providers.</w:t>
      </w:r>
    </w:p>
    <w:p w:rsidR="00000000" w:rsidDel="00000000" w:rsidP="00000000" w:rsidRDefault="00000000" w:rsidRPr="00000000" w14:paraId="0000000B">
      <w:pPr>
        <w:pStyle w:val="Heading3"/>
        <w:keepNext w:val="0"/>
        <w:keepLines w:val="0"/>
        <w:rPr/>
      </w:pPr>
      <w:bookmarkStart w:colFirst="0" w:colLast="0" w:name="_qp0h5lmyb38k" w:id="5"/>
      <w:bookmarkEnd w:id="5"/>
      <w:r w:rsidDel="00000000" w:rsidR="00000000" w:rsidRPr="00000000">
        <w:rPr>
          <w:rtl w:val="0"/>
        </w:rPr>
        <w:t xml:space="preserve">Proposed Solution</w:t>
      </w:r>
    </w:p>
    <w:p w:rsidR="00000000" w:rsidDel="00000000" w:rsidP="00000000" w:rsidRDefault="00000000" w:rsidRPr="00000000" w14:paraId="0000000C">
      <w:pPr>
        <w:numPr>
          <w:ilvl w:val="0"/>
          <w:numId w:val="101"/>
        </w:numPr>
        <w:spacing w:after="0" w:afterAutospacing="0" w:before="240" w:lineRule="auto"/>
      </w:pPr>
      <w:r w:rsidDel="00000000" w:rsidR="00000000" w:rsidRPr="00000000">
        <w:rPr>
          <w:rtl w:val="0"/>
        </w:rPr>
        <w:t xml:space="preserve">Introduce </w:t>
      </w:r>
      <w:r w:rsidDel="00000000" w:rsidR="00000000" w:rsidRPr="00000000">
        <w:rPr>
          <w:b w:val="1"/>
          <w:bCs w:val="1"/>
          <w:rtl w:val="0"/>
        </w:rPr>
        <w:t xml:space="preserve">Primary Account Holders</w:t>
      </w:r>
      <w:r w:rsidDel="00000000" w:rsidR="00000000" w:rsidRPr="00000000">
        <w:rPr>
          <w:rtl w:val="0"/>
        </w:rPr>
        <w:t xml:space="preserve"> who can create and manage </w:t>
      </w:r>
      <w:r w:rsidDel="00000000" w:rsidR="00000000" w:rsidRPr="00000000">
        <w:rPr>
          <w:b w:val="1"/>
          <w:bCs w:val="1"/>
          <w:rtl w:val="0"/>
        </w:rPr>
        <w:t xml:space="preserve">sub-accounts</w:t>
      </w:r>
      <w:r w:rsidDel="00000000" w:rsidR="00000000" w:rsidRPr="00000000">
        <w:rPr>
          <w:rtl w:val="0"/>
        </w:rPr>
        <w:t xml:space="preserve">.</w:t>
      </w:r>
    </w:p>
    <w:p w:rsidR="00000000" w:rsidDel="00000000" w:rsidP="00000000" w:rsidRDefault="00000000" w:rsidRPr="00000000" w14:paraId="0000000D">
      <w:pPr>
        <w:numPr>
          <w:ilvl w:val="0"/>
          <w:numId w:val="101"/>
        </w:numPr>
        <w:spacing w:after="0" w:afterAutospacing="0" w:before="0" w:beforeAutospacing="0" w:lineRule="auto"/>
      </w:pPr>
      <w:r w:rsidDel="00000000" w:rsidR="00000000" w:rsidRPr="00000000">
        <w:rPr>
          <w:rtl w:val="0"/>
        </w:rPr>
        <w:t xml:space="preserve">Ensure that </w:t>
      </w:r>
      <w:r w:rsidDel="00000000" w:rsidR="00000000" w:rsidRPr="00000000">
        <w:rPr>
          <w:b w:val="1"/>
          <w:bCs w:val="1"/>
          <w:rtl w:val="0"/>
        </w:rPr>
        <w:t xml:space="preserve">Protected Health Information (PHI)</w:t>
      </w:r>
      <w:r w:rsidDel="00000000" w:rsidR="00000000" w:rsidRPr="00000000">
        <w:rPr>
          <w:rtl w:val="0"/>
        </w:rPr>
        <w:t xml:space="preserve"> remains private to each sub-account.</w:t>
      </w:r>
    </w:p>
    <w:p w:rsidR="00000000" w:rsidDel="00000000" w:rsidP="00000000" w:rsidRDefault="00000000" w:rsidRPr="00000000" w14:paraId="0000000E">
      <w:pPr>
        <w:numPr>
          <w:ilvl w:val="0"/>
          <w:numId w:val="101"/>
        </w:numPr>
        <w:spacing w:after="0" w:afterAutospacing="0" w:before="0" w:beforeAutospacing="0" w:lineRule="auto"/>
      </w:pPr>
      <w:r w:rsidDel="00000000" w:rsidR="00000000" w:rsidRPr="00000000">
        <w:rPr>
          <w:rtl w:val="0"/>
        </w:rPr>
        <w:t xml:space="preserve">Implement </w:t>
      </w:r>
      <w:r w:rsidDel="00000000" w:rsidR="00000000" w:rsidRPr="00000000">
        <w:rPr>
          <w:b w:val="1"/>
          <w:bCs w:val="1"/>
          <w:rtl w:val="0"/>
        </w:rPr>
        <w:t xml:space="preserve">age-based classification</w:t>
      </w:r>
      <w:r w:rsidDel="00000000" w:rsidR="00000000" w:rsidRPr="00000000">
        <w:rPr>
          <w:rtl w:val="0"/>
        </w:rPr>
        <w:t xml:space="preserve"> to enforce regulatory compliance to minors.</w:t>
      </w:r>
    </w:p>
    <w:p w:rsidR="00000000" w:rsidDel="00000000" w:rsidP="00000000" w:rsidRDefault="00000000" w:rsidRPr="00000000" w14:paraId="0000000F">
      <w:pPr>
        <w:numPr>
          <w:ilvl w:val="0"/>
          <w:numId w:val="101"/>
        </w:numPr>
        <w:spacing w:after="240" w:before="0" w:beforeAutospacing="0" w:lineRule="auto"/>
      </w:pPr>
      <w:r w:rsidDel="00000000" w:rsidR="00000000" w:rsidRPr="00000000">
        <w:rPr>
          <w:rtl w:val="0"/>
        </w:rPr>
        <w:t xml:space="preserve">Allow parents or guardians to </w:t>
      </w:r>
      <w:r w:rsidDel="00000000" w:rsidR="00000000" w:rsidRPr="00000000">
        <w:rPr>
          <w:b w:val="1"/>
          <w:bCs w:val="1"/>
          <w:rtl w:val="0"/>
        </w:rPr>
        <w:t xml:space="preserve">schedule telehealth appointments</w:t>
      </w:r>
      <w:r w:rsidDel="00000000" w:rsidR="00000000" w:rsidRPr="00000000">
        <w:rPr>
          <w:rtl w:val="0"/>
        </w:rPr>
        <w:t xml:space="preserve"> for minors or dependent adults.</w:t>
      </w:r>
    </w:p>
    <w:p w:rsidR="00000000" w:rsidDel="00000000" w:rsidP="00000000" w:rsidRDefault="00000000" w:rsidRPr="00000000" w14:paraId="00000010">
      <w:pPr>
        <w:pStyle w:val="Heading3"/>
        <w:keepNext w:val="0"/>
        <w:keepLines w:val="0"/>
        <w:rPr/>
      </w:pPr>
      <w:bookmarkStart w:colFirst="0" w:colLast="0" w:name="_tbydofqrtt9i" w:id="6"/>
      <w:bookmarkEnd w:id="6"/>
      <w:r w:rsidDel="00000000" w:rsidR="00000000" w:rsidRPr="00000000">
        <w:rPr>
          <w:rtl w:val="0"/>
        </w:rPr>
        <w:t xml:space="preserve">Key Benefits</w:t>
      </w:r>
    </w:p>
    <w:p w:rsidR="00000000" w:rsidDel="00000000" w:rsidP="00000000" w:rsidRDefault="00000000" w:rsidRPr="00000000" w14:paraId="00000011">
      <w:pPr>
        <w:numPr>
          <w:ilvl w:val="0"/>
          <w:numId w:val="21"/>
        </w:numPr>
        <w:spacing w:after="0" w:afterAutospacing="0" w:before="240" w:lineRule="auto"/>
      </w:pPr>
      <w:r w:rsidDel="00000000" w:rsidR="00000000" w:rsidRPr="00000000">
        <w:rPr>
          <w:rtl w:val="0"/>
        </w:rPr>
        <w:t xml:space="preserve">Expands </w:t>
      </w:r>
      <w:r w:rsidDel="00000000" w:rsidR="00000000" w:rsidRPr="00000000">
        <w:rPr>
          <w:b w:val="1"/>
          <w:bCs w:val="1"/>
          <w:rtl w:val="0"/>
        </w:rPr>
        <w:t xml:space="preserve">accessibility</w:t>
      </w:r>
      <w:r w:rsidDel="00000000" w:rsidR="00000000" w:rsidRPr="00000000">
        <w:rPr>
          <w:rtl w:val="0"/>
        </w:rPr>
        <w:t xml:space="preserve"> for families while maintaining compliance.</w:t>
      </w:r>
    </w:p>
    <w:p w:rsidR="00000000" w:rsidDel="00000000" w:rsidP="00000000" w:rsidRDefault="00000000" w:rsidRPr="00000000" w14:paraId="00000012">
      <w:pPr>
        <w:numPr>
          <w:ilvl w:val="0"/>
          <w:numId w:val="21"/>
        </w:numPr>
        <w:spacing w:after="0" w:afterAutospacing="0" w:before="0" w:beforeAutospacing="0" w:lineRule="auto"/>
      </w:pPr>
      <w:r w:rsidDel="00000000" w:rsidR="00000000" w:rsidRPr="00000000">
        <w:rPr>
          <w:rtl w:val="0"/>
        </w:rPr>
        <w:t xml:space="preserve">Enhances the </w:t>
      </w:r>
      <w:r w:rsidDel="00000000" w:rsidR="00000000" w:rsidRPr="00000000">
        <w:rPr>
          <w:b w:val="1"/>
          <w:bCs w:val="1"/>
          <w:rtl w:val="0"/>
        </w:rPr>
        <w:t xml:space="preserve">user experience</w:t>
      </w:r>
      <w:r w:rsidDel="00000000" w:rsidR="00000000" w:rsidRPr="00000000">
        <w:rPr>
          <w:rtl w:val="0"/>
        </w:rPr>
        <w:t xml:space="preserve"> by simplifying account management.</w:t>
      </w:r>
    </w:p>
    <w:p w:rsidR="00000000" w:rsidDel="00000000" w:rsidP="00000000" w:rsidRDefault="00000000" w:rsidRPr="00000000" w14:paraId="00000013">
      <w:pPr>
        <w:numPr>
          <w:ilvl w:val="0"/>
          <w:numId w:val="21"/>
        </w:numPr>
        <w:spacing w:after="240" w:before="0" w:beforeAutospacing="0" w:lineRule="auto"/>
      </w:pPr>
      <w:r w:rsidDel="00000000" w:rsidR="00000000" w:rsidRPr="00000000">
        <w:rPr>
          <w:rtl w:val="0"/>
        </w:rPr>
        <w:t xml:space="preserve">Strengthens </w:t>
      </w:r>
      <w:r w:rsidDel="00000000" w:rsidR="00000000" w:rsidRPr="00000000">
        <w:rPr>
          <w:b w:val="1"/>
          <w:bCs w:val="1"/>
          <w:rtl w:val="0"/>
        </w:rPr>
        <w:t xml:space="preserve">regulatory adherence</w:t>
      </w:r>
      <w:r w:rsidDel="00000000" w:rsidR="00000000" w:rsidRPr="00000000">
        <w:rPr>
          <w:rtl w:val="0"/>
        </w:rPr>
        <w:t xml:space="preserve"> by implementing legal age restrictions.</w:t>
      </w:r>
    </w:p>
    <w:p w:rsidR="00000000" w:rsidDel="00000000" w:rsidP="00000000" w:rsidRDefault="00000000" w:rsidRPr="00000000" w14:paraId="0000001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before="480" w:lineRule="auto"/>
        <w:ind w:left="0" w:firstLine="0"/>
        <w:rPr/>
      </w:pPr>
      <w:bookmarkStart w:colFirst="0" w:colLast="0" w:name="_w14s0m9f2hb8" w:id="7"/>
      <w:bookmarkEnd w:id="7"/>
      <w:r w:rsidDel="00000000" w:rsidR="00000000" w:rsidRPr="00000000">
        <w:rPr>
          <w:rtl w:val="0"/>
        </w:rPr>
        <w:t xml:space="preserve">2. Business Goals &amp; Success Metrics</w:t>
      </w:r>
    </w:p>
    <w:p w:rsidR="00000000" w:rsidDel="00000000" w:rsidP="00000000" w:rsidRDefault="00000000" w:rsidRPr="00000000" w14:paraId="00000016">
      <w:pPr>
        <w:pStyle w:val="Heading3"/>
        <w:keepNext w:val="0"/>
        <w:keepLines w:val="0"/>
        <w:rPr/>
      </w:pPr>
      <w:bookmarkStart w:colFirst="0" w:colLast="0" w:name="_tgw0b8mv68oa" w:id="8"/>
      <w:bookmarkEnd w:id="8"/>
      <w:r w:rsidDel="00000000" w:rsidR="00000000" w:rsidRPr="00000000">
        <w:rPr>
          <w:rtl w:val="0"/>
        </w:rPr>
        <w:t xml:space="preserve">Goals</w:t>
      </w:r>
    </w:p>
    <w:p w:rsidR="00000000" w:rsidDel="00000000" w:rsidP="00000000" w:rsidRDefault="00000000" w:rsidRPr="00000000" w14:paraId="00000017">
      <w:pPr>
        <w:numPr>
          <w:ilvl w:val="0"/>
          <w:numId w:val="8"/>
        </w:numPr>
        <w:spacing w:after="0" w:afterAutospacing="0" w:before="240" w:lineRule="auto"/>
      </w:pPr>
      <w:r w:rsidDel="00000000" w:rsidR="00000000" w:rsidRPr="00000000">
        <w:rPr>
          <w:rtl w:val="0"/>
        </w:rPr>
        <w:t xml:space="preserve">Enable onboarding for minors and dependent adults.</w:t>
      </w:r>
    </w:p>
    <w:p w:rsidR="00000000" w:rsidDel="00000000" w:rsidP="00000000" w:rsidRDefault="00000000" w:rsidRPr="00000000" w14:paraId="00000018">
      <w:pPr>
        <w:numPr>
          <w:ilvl w:val="0"/>
          <w:numId w:val="8"/>
        </w:numPr>
        <w:spacing w:after="0" w:afterAutospacing="0" w:before="0" w:beforeAutospacing="0" w:lineRule="auto"/>
      </w:pPr>
      <w:r w:rsidDel="00000000" w:rsidR="00000000" w:rsidRPr="00000000">
        <w:rPr>
          <w:rtl w:val="0"/>
        </w:rPr>
        <w:t xml:space="preserve">Ensure legal compliance with regional healthcare laws.</w:t>
      </w:r>
    </w:p>
    <w:p w:rsidR="00000000" w:rsidDel="00000000" w:rsidP="00000000" w:rsidRDefault="00000000" w:rsidRPr="00000000" w14:paraId="00000019">
      <w:pPr>
        <w:numPr>
          <w:ilvl w:val="0"/>
          <w:numId w:val="8"/>
        </w:numPr>
        <w:spacing w:after="240" w:before="0" w:beforeAutospacing="0" w:lineRule="auto"/>
      </w:pPr>
      <w:r w:rsidDel="00000000" w:rsidR="00000000" w:rsidRPr="00000000">
        <w:rPr>
          <w:rtl w:val="0"/>
        </w:rPr>
        <w:t xml:space="preserve">Provide seamless account management for families.</w:t>
      </w:r>
    </w:p>
    <w:p w:rsidR="00000000" w:rsidDel="00000000" w:rsidP="00000000" w:rsidRDefault="00000000" w:rsidRPr="00000000" w14:paraId="0000001A">
      <w:pPr>
        <w:pStyle w:val="Heading3"/>
        <w:keepNext w:val="0"/>
        <w:keepLines w:val="0"/>
        <w:rPr/>
      </w:pPr>
      <w:bookmarkStart w:colFirst="0" w:colLast="0" w:name="_1yqcy8dbkbkw" w:id="9"/>
      <w:bookmarkEnd w:id="9"/>
      <w:r w:rsidDel="00000000" w:rsidR="00000000" w:rsidRPr="00000000">
        <w:rPr>
          <w:rtl w:val="0"/>
        </w:rPr>
        <w:t xml:space="preserve">Success Metrics</w:t>
      </w:r>
    </w:p>
    <w:p w:rsidR="00000000" w:rsidDel="00000000" w:rsidP="00000000" w:rsidRDefault="00000000" w:rsidRPr="00000000" w14:paraId="0000001B">
      <w:pPr>
        <w:numPr>
          <w:ilvl w:val="0"/>
          <w:numId w:val="90"/>
        </w:numPr>
        <w:spacing w:after="0" w:afterAutospacing="0" w:before="240" w:lineRule="auto"/>
      </w:pPr>
      <w:r w:rsidDel="00000000" w:rsidR="00000000" w:rsidRPr="00000000">
        <w:rPr>
          <w:b w:val="1"/>
          <w:bCs w:val="1"/>
          <w:rtl w:val="0"/>
        </w:rPr>
        <w:t xml:space="preserve">80%+ adoption rate</w:t>
      </w:r>
      <w:r w:rsidDel="00000000" w:rsidR="00000000" w:rsidRPr="00000000">
        <w:rPr>
          <w:rtl w:val="0"/>
        </w:rPr>
        <w:t xml:space="preserve"> among families requiring sub-accounts.</w:t>
      </w:r>
    </w:p>
    <w:p w:rsidR="00000000" w:rsidDel="00000000" w:rsidP="00000000" w:rsidRDefault="00000000" w:rsidRPr="00000000" w14:paraId="0000001C">
      <w:pPr>
        <w:numPr>
          <w:ilvl w:val="0"/>
          <w:numId w:val="90"/>
        </w:numPr>
        <w:spacing w:after="0" w:afterAutospacing="0" w:before="0" w:beforeAutospacing="0" w:lineRule="auto"/>
      </w:pPr>
      <w:r w:rsidDel="00000000" w:rsidR="00000000" w:rsidRPr="00000000">
        <w:rPr>
          <w:b w:val="1"/>
          <w:bCs w:val="1"/>
          <w:rtl w:val="0"/>
        </w:rPr>
        <w:t xml:space="preserve">100% compliance</w:t>
      </w:r>
      <w:r w:rsidDel="00000000" w:rsidR="00000000" w:rsidRPr="00000000">
        <w:rPr>
          <w:rtl w:val="0"/>
        </w:rPr>
        <w:t xml:space="preserve"> with PHI and regional regulations.</w:t>
      </w:r>
    </w:p>
    <w:p w:rsidR="00000000" w:rsidDel="00000000" w:rsidP="00000000" w:rsidRDefault="00000000" w:rsidRPr="00000000" w14:paraId="0000001D">
      <w:pPr>
        <w:numPr>
          <w:ilvl w:val="0"/>
          <w:numId w:val="90"/>
        </w:numPr>
        <w:spacing w:after="240" w:before="0" w:beforeAutospacing="0" w:lineRule="auto"/>
      </w:pPr>
      <w:r w:rsidDel="00000000" w:rsidR="00000000" w:rsidRPr="00000000">
        <w:rPr>
          <w:b w:val="1"/>
          <w:bCs w:val="1"/>
          <w:rtl w:val="0"/>
        </w:rPr>
        <w:t xml:space="preserve">Reduction in support tickets</w:t>
      </w:r>
      <w:r w:rsidDel="00000000" w:rsidR="00000000" w:rsidRPr="00000000">
        <w:rPr>
          <w:rtl w:val="0"/>
        </w:rPr>
        <w:t xml:space="preserve"> related to onboarding and account management.</w:t>
      </w:r>
    </w:p>
    <w:p w:rsidR="00000000" w:rsidDel="00000000" w:rsidP="00000000" w:rsidRDefault="00000000" w:rsidRPr="00000000" w14:paraId="0000001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before="480" w:lineRule="auto"/>
        <w:ind w:left="0" w:firstLine="0"/>
        <w:rPr/>
      </w:pPr>
      <w:bookmarkStart w:colFirst="0" w:colLast="0" w:name="_akatuk447vxt" w:id="10"/>
      <w:bookmarkEnd w:id="10"/>
      <w:r w:rsidDel="00000000" w:rsidR="00000000" w:rsidRPr="00000000">
        <w:rPr>
          <w:rtl w:val="0"/>
        </w:rPr>
        <w:t xml:space="preserve">3. Scope of Work</w:t>
      </w:r>
    </w:p>
    <w:p w:rsidR="00000000" w:rsidDel="00000000" w:rsidP="00000000" w:rsidRDefault="00000000" w:rsidRPr="00000000" w14:paraId="00000020">
      <w:pPr>
        <w:pStyle w:val="Heading3"/>
        <w:rPr/>
      </w:pPr>
      <w:bookmarkStart w:colFirst="0" w:colLast="0" w:name="_lwgkdvffji23" w:id="11"/>
      <w:bookmarkEnd w:id="11"/>
      <w:r w:rsidDel="00000000" w:rsidR="00000000" w:rsidRPr="00000000">
        <w:rPr>
          <w:rtl w:val="0"/>
        </w:rPr>
        <w:t xml:space="preserve">✅ In Scope</w:t>
      </w:r>
    </w:p>
    <w:p w:rsidR="00000000" w:rsidDel="00000000" w:rsidP="00000000" w:rsidRDefault="00000000" w:rsidRPr="00000000" w14:paraId="00000021">
      <w:pPr>
        <w:numPr>
          <w:ilvl w:val="0"/>
          <w:numId w:val="47"/>
        </w:numPr>
        <w:spacing w:after="0" w:afterAutospacing="0" w:before="240" w:lineRule="auto"/>
      </w:pPr>
      <w:r w:rsidDel="00000000" w:rsidR="00000000" w:rsidRPr="00000000">
        <w:rPr>
          <w:rtl w:val="0"/>
        </w:rPr>
        <w:t xml:space="preserve">Implementation of </w:t>
      </w:r>
      <w:r w:rsidDel="00000000" w:rsidR="00000000" w:rsidRPr="00000000">
        <w:rPr>
          <w:b w:val="1"/>
          <w:bCs w:val="1"/>
          <w:rtl w:val="0"/>
        </w:rPr>
        <w:t xml:space="preserve">Primary Account Holder &amp; Sub-Accounts</w:t>
      </w:r>
      <w:r w:rsidDel="00000000" w:rsidR="00000000" w:rsidRPr="00000000">
        <w:rPr>
          <w:rtl w:val="0"/>
        </w:rPr>
        <w:t xml:space="preserve">.</w:t>
      </w:r>
    </w:p>
    <w:p w:rsidR="00000000" w:rsidDel="00000000" w:rsidP="00000000" w:rsidRDefault="00000000" w:rsidRPr="00000000" w14:paraId="00000022">
      <w:pPr>
        <w:numPr>
          <w:ilvl w:val="0"/>
          <w:numId w:val="47"/>
        </w:numPr>
        <w:spacing w:after="0" w:afterAutospacing="0" w:before="0" w:beforeAutospacing="0" w:lineRule="auto"/>
      </w:pPr>
      <w:r w:rsidDel="00000000" w:rsidR="00000000" w:rsidRPr="00000000">
        <w:rPr>
          <w:rtl w:val="0"/>
        </w:rPr>
        <w:t xml:space="preserve">Role-based access control for </w:t>
      </w:r>
      <w:r w:rsidDel="00000000" w:rsidR="00000000" w:rsidRPr="00000000">
        <w:rPr>
          <w:b w:val="1"/>
          <w:bCs w:val="1"/>
          <w:rtl w:val="0"/>
        </w:rPr>
        <w:t xml:space="preserve">medical data and booking permissions</w:t>
      </w:r>
      <w:r w:rsidDel="00000000" w:rsidR="00000000" w:rsidRPr="00000000">
        <w:rPr>
          <w:rtl w:val="0"/>
        </w:rPr>
        <w:t xml:space="preserve">.</w:t>
      </w:r>
    </w:p>
    <w:p w:rsidR="00000000" w:rsidDel="00000000" w:rsidP="00000000" w:rsidRDefault="00000000" w:rsidRPr="00000000" w14:paraId="00000023">
      <w:pPr>
        <w:numPr>
          <w:ilvl w:val="0"/>
          <w:numId w:val="47"/>
        </w:numPr>
        <w:spacing w:after="0" w:afterAutospacing="0" w:before="0" w:beforeAutospacing="0" w:lineRule="auto"/>
      </w:pPr>
      <w:r w:rsidDel="00000000" w:rsidR="00000000" w:rsidRPr="00000000">
        <w:rPr>
          <w:rtl w:val="0"/>
        </w:rPr>
        <w:t xml:space="preserve">Automated </w:t>
      </w:r>
      <w:r w:rsidDel="00000000" w:rsidR="00000000" w:rsidRPr="00000000">
        <w:rPr>
          <w:b w:val="1"/>
          <w:bCs w:val="1"/>
          <w:rtl w:val="0"/>
        </w:rPr>
        <w:t xml:space="preserve">age verification</w:t>
      </w:r>
      <w:r w:rsidDel="00000000" w:rsidR="00000000" w:rsidRPr="00000000">
        <w:rPr>
          <w:rtl w:val="0"/>
        </w:rPr>
        <w:t xml:space="preserve"> and account classification.</w:t>
      </w:r>
    </w:p>
    <w:p w:rsidR="00000000" w:rsidDel="00000000" w:rsidP="00000000" w:rsidRDefault="00000000" w:rsidRPr="00000000" w14:paraId="00000024">
      <w:pPr>
        <w:numPr>
          <w:ilvl w:val="0"/>
          <w:numId w:val="47"/>
        </w:numPr>
        <w:spacing w:after="0" w:afterAutospacing="0" w:before="0" w:beforeAutospacing="0" w:lineRule="auto"/>
      </w:pPr>
      <w:r w:rsidDel="00000000" w:rsidR="00000000" w:rsidRPr="00000000">
        <w:rPr>
          <w:rtl w:val="0"/>
        </w:rPr>
        <w:t xml:space="preserve">Integration with </w:t>
      </w:r>
      <w:r w:rsidDel="00000000" w:rsidR="00000000" w:rsidRPr="00000000">
        <w:rPr>
          <w:b w:val="1"/>
          <w:bCs w:val="1"/>
          <w:rtl w:val="0"/>
        </w:rPr>
        <w:t xml:space="preserve">telehealth appointment booking system</w:t>
      </w:r>
      <w:r w:rsidDel="00000000" w:rsidR="00000000" w:rsidRPr="00000000">
        <w:rPr>
          <w:rtl w:val="0"/>
        </w:rPr>
        <w:t xml:space="preserve">.</w:t>
      </w:r>
    </w:p>
    <w:p w:rsidR="00000000" w:rsidDel="00000000" w:rsidP="00000000" w:rsidRDefault="00000000" w:rsidRPr="00000000" w14:paraId="00000025">
      <w:pPr>
        <w:numPr>
          <w:ilvl w:val="0"/>
          <w:numId w:val="47"/>
        </w:numPr>
        <w:spacing w:after="240" w:before="0" w:beforeAutospacing="0" w:lineRule="auto"/>
      </w:pPr>
      <w:r w:rsidDel="00000000" w:rsidR="00000000" w:rsidRPr="00000000">
        <w:rPr>
          <w:rtl w:val="0"/>
        </w:rPr>
        <w:t xml:space="preserve">Compliance with </w:t>
      </w:r>
      <w:r w:rsidDel="00000000" w:rsidR="00000000" w:rsidRPr="00000000">
        <w:rPr>
          <w:b w:val="1"/>
          <w:bCs w:val="1"/>
          <w:rtl w:val="0"/>
        </w:rPr>
        <w:t xml:space="preserve">regional laws and PHI protections</w:t>
      </w:r>
      <w:r w:rsidDel="00000000" w:rsidR="00000000" w:rsidRPr="00000000">
        <w:rPr>
          <w:rtl w:val="0"/>
        </w:rPr>
        <w:t xml:space="preserve">.</w:t>
      </w:r>
    </w:p>
    <w:p w:rsidR="00000000" w:rsidDel="00000000" w:rsidP="00000000" w:rsidRDefault="00000000" w:rsidRPr="00000000" w14:paraId="00000026">
      <w:pPr>
        <w:pStyle w:val="Heading3"/>
        <w:rPr/>
      </w:pPr>
      <w:bookmarkStart w:colFirst="0" w:colLast="0" w:name="_b8qxmb82gvv4" w:id="12"/>
      <w:bookmarkEnd w:id="12"/>
      <w:r w:rsidDel="00000000" w:rsidR="00000000" w:rsidRPr="00000000">
        <w:rPr>
          <w:rtl w:val="0"/>
        </w:rPr>
        <w:t xml:space="preserve">❌ Out of Scope</w:t>
      </w:r>
    </w:p>
    <w:p w:rsidR="00000000" w:rsidDel="00000000" w:rsidP="00000000" w:rsidRDefault="00000000" w:rsidRPr="00000000" w14:paraId="00000027">
      <w:pPr>
        <w:numPr>
          <w:ilvl w:val="0"/>
          <w:numId w:val="80"/>
        </w:numPr>
        <w:spacing w:after="0" w:afterAutospacing="0" w:before="240" w:lineRule="auto"/>
      </w:pPr>
      <w:r w:rsidDel="00000000" w:rsidR="00000000" w:rsidRPr="00000000">
        <w:rPr>
          <w:b w:val="1"/>
          <w:bCs w:val="1"/>
          <w:rtl w:val="0"/>
        </w:rPr>
        <w:t xml:space="preserve">Account deletion &amp; transfers</w:t>
      </w:r>
      <w:r w:rsidDel="00000000" w:rsidR="00000000" w:rsidRPr="00000000">
        <w:rPr>
          <w:rtl w:val="0"/>
        </w:rPr>
        <w:t xml:space="preserve"> (handled in future phases).</w:t>
      </w:r>
    </w:p>
    <w:p w:rsidR="00000000" w:rsidDel="00000000" w:rsidP="00000000" w:rsidRDefault="00000000" w:rsidRPr="00000000" w14:paraId="00000028">
      <w:pPr>
        <w:numPr>
          <w:ilvl w:val="0"/>
          <w:numId w:val="80"/>
        </w:numPr>
        <w:spacing w:after="0" w:afterAutospacing="0" w:before="0" w:beforeAutospacing="0" w:lineRule="auto"/>
      </w:pPr>
      <w:r w:rsidDel="00000000" w:rsidR="00000000" w:rsidRPr="00000000">
        <w:rPr>
          <w:b w:val="1"/>
          <w:bCs w:val="1"/>
          <w:rtl w:val="0"/>
        </w:rPr>
        <w:t xml:space="preserve">Advanced parental controls</w:t>
      </w:r>
      <w:r w:rsidDel="00000000" w:rsidR="00000000" w:rsidRPr="00000000">
        <w:rPr>
          <w:rtl w:val="0"/>
        </w:rPr>
        <w:t xml:space="preserve"> beyond appointment management.</w:t>
      </w:r>
    </w:p>
    <w:p w:rsidR="00000000" w:rsidDel="00000000" w:rsidP="00000000" w:rsidRDefault="00000000" w:rsidRPr="00000000" w14:paraId="00000029">
      <w:pPr>
        <w:numPr>
          <w:ilvl w:val="0"/>
          <w:numId w:val="80"/>
        </w:numPr>
        <w:spacing w:after="0" w:afterAutospacing="0" w:before="0" w:beforeAutospacing="0" w:lineRule="auto"/>
      </w:pPr>
      <w:r w:rsidDel="00000000" w:rsidR="00000000" w:rsidRPr="00000000">
        <w:rPr>
          <w:b w:val="1"/>
          <w:bCs w:val="1"/>
          <w:rtl w:val="0"/>
        </w:rPr>
        <w:t xml:space="preserve">Validating parent or guardian</w:t>
      </w:r>
      <w:r w:rsidDel="00000000" w:rsidR="00000000" w:rsidRPr="00000000">
        <w:rPr>
          <w:rtl w:val="0"/>
        </w:rPr>
        <w:t xml:space="preserve"> info uploaded on the platform.</w:t>
      </w:r>
    </w:p>
    <w:p w:rsidR="00000000" w:rsidDel="00000000" w:rsidP="00000000" w:rsidRDefault="00000000" w:rsidRPr="00000000" w14:paraId="0000002A">
      <w:pPr>
        <w:numPr>
          <w:ilvl w:val="0"/>
          <w:numId w:val="80"/>
        </w:numPr>
        <w:spacing w:after="240" w:before="0" w:beforeAutospacing="0" w:lineRule="auto"/>
      </w:pPr>
      <w:commentRangeStart w:id="0"/>
      <w:commentRangeStart w:id="1"/>
      <w:r w:rsidDel="00000000" w:rsidR="00000000" w:rsidRPr="00000000">
        <w:rPr>
          <w:b w:val="1"/>
          <w:bCs w:val="1"/>
          <w:rtl w:val="0"/>
        </w:rPr>
        <w:t xml:space="preserve">Regulatory requirements</w:t>
      </w:r>
      <w:r w:rsidDel="00000000" w:rsidR="00000000" w:rsidRPr="00000000">
        <w:rPr>
          <w:rtl w:val="0"/>
        </w:rPr>
        <w:t xml:space="preserve"> for multiple countries.(will cover HIPPA only)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B">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before="480" w:lineRule="auto"/>
        <w:ind w:left="0" w:firstLine="0"/>
        <w:rPr/>
      </w:pPr>
      <w:bookmarkStart w:colFirst="0" w:colLast="0" w:name="_bl435fnyod0" w:id="13"/>
      <w:bookmarkEnd w:id="13"/>
      <w:r w:rsidDel="00000000" w:rsidR="00000000" w:rsidRPr="00000000">
        <w:rPr>
          <w:rtl w:val="0"/>
        </w:rPr>
        <w:t xml:space="preserve">4. User Personas &amp; Use Cases</w:t>
      </w:r>
    </w:p>
    <w:p w:rsidR="00000000" w:rsidDel="00000000" w:rsidP="00000000" w:rsidRDefault="00000000" w:rsidRPr="00000000" w14:paraId="0000002D">
      <w:pPr>
        <w:pStyle w:val="Heading3"/>
        <w:rPr/>
      </w:pPr>
      <w:bookmarkStart w:colFirst="0" w:colLast="0" w:name="_fpfghipjny06" w:id="14"/>
      <w:bookmarkEnd w:id="14"/>
      <w:r w:rsidDel="00000000" w:rsidR="00000000" w:rsidRPr="00000000">
        <w:rPr>
          <w:rtl w:val="0"/>
        </w:rPr>
        <w:t xml:space="preserve">User Personas</w:t>
      </w:r>
    </w:p>
    <w:p w:rsidR="00000000" w:rsidDel="00000000" w:rsidP="00000000" w:rsidRDefault="00000000" w:rsidRPr="00000000" w14:paraId="0000002E">
      <w:pPr>
        <w:numPr>
          <w:ilvl w:val="0"/>
          <w:numId w:val="11"/>
        </w:numPr>
        <w:spacing w:after="0" w:afterAutospacing="0" w:before="240" w:lineRule="auto"/>
      </w:pPr>
      <w:r w:rsidDel="00000000" w:rsidR="00000000" w:rsidRPr="00000000">
        <w:rPr>
          <w:b w:val="1"/>
          <w:bCs w:val="1"/>
          <w:rtl w:val="0"/>
        </w:rPr>
        <w:t xml:space="preserve">Primary Account Holder (Parent/Guardian)</w:t>
      </w:r>
      <w:r w:rsidDel="00000000" w:rsidR="00000000" w:rsidRPr="00000000">
        <w:rPr>
          <w:rtl w:val="0"/>
        </w:rPr>
        <w:t xml:space="preserve"> – Manages sub-accounts and schedules appointments.</w:t>
      </w:r>
    </w:p>
    <w:p w:rsidR="00000000" w:rsidDel="00000000" w:rsidP="00000000" w:rsidRDefault="00000000" w:rsidRPr="00000000" w14:paraId="0000002F">
      <w:pPr>
        <w:numPr>
          <w:ilvl w:val="0"/>
          <w:numId w:val="11"/>
        </w:numPr>
        <w:spacing w:after="0" w:afterAutospacing="0" w:before="0" w:beforeAutospacing="0" w:lineRule="auto"/>
      </w:pPr>
      <w:ins w:author="DavidPaul Doyle" w:id="0" w:date="2025-04-09T20:53:58Z">
        <w:commentRangeStart w:id="2"/>
        <w:r w:rsidDel="00000000" w:rsidR="00000000" w:rsidRPr="00000000">
          <w:rPr>
            <w:b w:val="1"/>
            <w:bCs w:val="1"/>
            <w:rtl w:val="0"/>
          </w:rPr>
          <w:t xml:space="preserve">Not at age of consent </w:t>
        </w:r>
      </w:ins>
      <w:del w:author="DavidPaul Doyle" w:id="0" w:date="2025-04-09T20:53:58Z">
        <w:commentRangeEnd w:id="2"/>
        <w:r w:rsidDel="00000000" w:rsidR="00000000" w:rsidRPr="00000000">
          <w:commentReference w:id="2"/>
        </w:r>
        <w:r w:rsidDel="00000000" w:rsidR="00000000" w:rsidRPr="00000000">
          <w:rPr>
            <w:b w:val="1"/>
            <w:bCs w:val="1"/>
            <w:rtl w:val="0"/>
          </w:rPr>
          <w:delText xml:space="preserve">Minor</w:delText>
        </w:r>
      </w:del>
      <w:r w:rsidDel="00000000" w:rsidR="00000000" w:rsidRPr="00000000">
        <w:rPr>
          <w:b w:val="1"/>
          <w:bCs w:val="1"/>
          <w:rtl w:val="0"/>
        </w:rPr>
        <w:t xml:space="preserve">/Dependent Adult (Sub-Account User)</w:t>
      </w:r>
      <w:r w:rsidDel="00000000" w:rsidR="00000000" w:rsidRPr="00000000">
        <w:rPr>
          <w:rtl w:val="0"/>
        </w:rPr>
        <w:t xml:space="preserve"> – Receives care but cannot directly manage bookings for Licensed Care Providers.</w:t>
      </w:r>
    </w:p>
    <w:p w:rsidR="00000000" w:rsidDel="00000000" w:rsidP="00000000" w:rsidRDefault="00000000" w:rsidRPr="00000000" w14:paraId="00000030">
      <w:pPr>
        <w:numPr>
          <w:ilvl w:val="0"/>
          <w:numId w:val="11"/>
        </w:numPr>
        <w:spacing w:after="0" w:afterAutospacing="0" w:before="0" w:beforeAutospacing="0" w:lineRule="auto"/>
      </w:pPr>
      <w:r w:rsidDel="00000000" w:rsidR="00000000" w:rsidRPr="00000000">
        <w:rPr>
          <w:b w:val="1"/>
          <w:bCs w:val="1"/>
          <w:rtl w:val="0"/>
        </w:rPr>
        <w:t xml:space="preserve">Care Provider</w:t>
      </w:r>
      <w:r w:rsidDel="00000000" w:rsidR="00000000" w:rsidRPr="00000000">
        <w:rPr>
          <w:rtl w:val="0"/>
        </w:rPr>
        <w:t xml:space="preserve"> – Offers services while ensuring compliance with PHI regulations.</w:t>
      </w:r>
    </w:p>
    <w:p w:rsidR="00000000" w:rsidDel="00000000" w:rsidP="00000000" w:rsidRDefault="00000000" w:rsidRPr="00000000" w14:paraId="00000031">
      <w:pPr>
        <w:numPr>
          <w:ilvl w:val="0"/>
          <w:numId w:val="11"/>
        </w:numPr>
        <w:spacing w:after="240" w:before="0" w:beforeAutospacing="0" w:lineRule="auto"/>
      </w:pPr>
      <w:ins w:author="DavidPaul Doyle" w:id="1" w:date="2025-04-09T20:58:35Z">
        <w:r w:rsidDel="00000000" w:rsidR="00000000" w:rsidRPr="00000000">
          <w:rPr>
            <w:b w:val="1"/>
            <w:bCs w:val="1"/>
            <w:rtl w:val="0"/>
          </w:rPr>
          <w:t xml:space="preserve">Not at age of consent </w:t>
        </w:r>
      </w:ins>
      <w:del w:author="DavidPaul Doyle" w:id="1" w:date="2025-04-09T20:58:35Z">
        <w:r w:rsidDel="00000000" w:rsidR="00000000" w:rsidRPr="00000000">
          <w:rPr>
            <w:b w:val="1"/>
            <w:bCs w:val="1"/>
            <w:rtl w:val="0"/>
          </w:rPr>
          <w:delText xml:space="preserve">Minor</w:delText>
        </w:r>
      </w:del>
      <w:r w:rsidDel="00000000" w:rsidR="00000000" w:rsidRPr="00000000">
        <w:rPr>
          <w:b w:val="1"/>
          <w:bCs w:val="1"/>
          <w:rtl w:val="0"/>
        </w:rPr>
        <w:t xml:space="preserve"> (Independent user) - </w:t>
      </w:r>
      <w:r w:rsidDel="00000000" w:rsidR="00000000" w:rsidRPr="00000000">
        <w:rPr>
          <w:rtl w:val="0"/>
        </w:rPr>
        <w:t xml:space="preserve">Receives care but cannot book a telehealth call</w:t>
      </w:r>
      <w:ins w:author="DavidPaul Doyle" w:id="2" w:date="2025-04-09T20:58:46Z">
        <w:commentRangeStart w:id="3"/>
        <w:r w:rsidDel="00000000" w:rsidR="00000000" w:rsidRPr="00000000">
          <w:rPr>
            <w:rtl w:val="0"/>
          </w:rPr>
          <w:t xml:space="preserve"> with a licensed provider</w:t>
        </w:r>
      </w:ins>
      <w:commentRangeEnd w:id="3"/>
      <w:r w:rsidDel="00000000" w:rsidR="00000000" w:rsidRPr="00000000">
        <w:commentReference w:id="3"/>
      </w:r>
      <w:r w:rsidDel="00000000" w:rsidR="00000000" w:rsidRPr="00000000">
        <w:rPr>
          <w:rtl w:val="0"/>
        </w:rPr>
        <w:t xml:space="preserve"> if guardian info is not added.</w:t>
      </w:r>
    </w:p>
    <w:p w:rsidR="00000000" w:rsidDel="00000000" w:rsidP="00000000" w:rsidRDefault="00000000" w:rsidRPr="00000000" w14:paraId="00000032">
      <w:pPr>
        <w:pStyle w:val="Heading3"/>
        <w:rPr/>
      </w:pPr>
      <w:bookmarkStart w:colFirst="0" w:colLast="0" w:name="_if3mrggfxkxg" w:id="15"/>
      <w:bookmarkEnd w:id="15"/>
      <w:r w:rsidDel="00000000" w:rsidR="00000000" w:rsidRPr="00000000">
        <w:rPr>
          <w:rtl w:val="0"/>
        </w:rPr>
        <w:t xml:space="preserve">Use Cases</w:t>
      </w:r>
    </w:p>
    <w:p w:rsidR="00000000" w:rsidDel="00000000" w:rsidP="00000000" w:rsidRDefault="00000000" w:rsidRPr="00000000" w14:paraId="00000033">
      <w:pPr>
        <w:numPr>
          <w:ilvl w:val="0"/>
          <w:numId w:val="59"/>
        </w:numPr>
        <w:spacing w:after="0" w:afterAutospacing="0" w:before="240" w:lineRule="auto"/>
      </w:pPr>
      <w:r w:rsidDel="00000000" w:rsidR="00000000" w:rsidRPr="00000000">
        <w:rPr>
          <w:b w:val="1"/>
          <w:bCs w:val="1"/>
          <w:rtl w:val="0"/>
        </w:rPr>
        <w:t xml:space="preserve">A parent wants to create a sub-account for their child</w:t>
      </w:r>
      <w:r w:rsidDel="00000000" w:rsidR="00000000" w:rsidRPr="00000000">
        <w:rPr>
          <w:rtl w:val="0"/>
        </w:rPr>
        <w:t xml:space="preserve"> under their account.</w:t>
      </w:r>
    </w:p>
    <w:p w:rsidR="00000000" w:rsidDel="00000000" w:rsidP="00000000" w:rsidRDefault="00000000" w:rsidRPr="00000000" w14:paraId="00000034">
      <w:pPr>
        <w:numPr>
          <w:ilvl w:val="0"/>
          <w:numId w:val="59"/>
        </w:numPr>
        <w:spacing w:after="0" w:afterAutospacing="0" w:before="0" w:beforeAutospacing="0" w:lineRule="auto"/>
      </w:pPr>
      <w:r w:rsidDel="00000000" w:rsidR="00000000" w:rsidRPr="00000000">
        <w:rPr>
          <w:b w:val="1"/>
          <w:bCs w:val="1"/>
          <w:rtl w:val="0"/>
        </w:rPr>
        <w:t xml:space="preserve">A parent/Guardian schedules a telehealth appointment</w:t>
      </w:r>
      <w:r w:rsidDel="00000000" w:rsidR="00000000" w:rsidRPr="00000000">
        <w:rPr>
          <w:rtl w:val="0"/>
        </w:rPr>
        <w:t xml:space="preserve"> for a dependent adult/child/teen.</w:t>
      </w:r>
    </w:p>
    <w:p w:rsidR="00000000" w:rsidDel="00000000" w:rsidP="00000000" w:rsidRDefault="00000000" w:rsidRPr="00000000" w14:paraId="00000035">
      <w:pPr>
        <w:numPr>
          <w:ilvl w:val="0"/>
          <w:numId w:val="59"/>
        </w:numPr>
        <w:spacing w:after="240" w:before="0" w:beforeAutospacing="0" w:lineRule="auto"/>
      </w:pPr>
      <w:r w:rsidDel="00000000" w:rsidR="00000000" w:rsidRPr="00000000">
        <w:rPr>
          <w:b w:val="1"/>
          <w:bCs w:val="1"/>
          <w:rtl w:val="0"/>
        </w:rPr>
        <w:t xml:space="preserve">A minor tries to book an appointment with a licensed care provider</w:t>
      </w:r>
      <w:r w:rsidDel="00000000" w:rsidR="00000000" w:rsidRPr="00000000">
        <w:rPr>
          <w:rtl w:val="0"/>
        </w:rPr>
        <w:t xml:space="preserve"> (the system prevents this action if guardian info isn</w:t>
      </w:r>
      <w:ins w:author="DavidPaul Doyle" w:id="3" w:date="2025-04-09T21:00:49Z">
        <w:r w:rsidDel="00000000" w:rsidR="00000000" w:rsidRPr="00000000">
          <w:rPr>
            <w:rtl w:val="0"/>
          </w:rPr>
          <w:t xml:space="preserve">’</w:t>
        </w:r>
      </w:ins>
      <w:r w:rsidDel="00000000" w:rsidR="00000000" w:rsidRPr="00000000">
        <w:rPr>
          <w:rtl w:val="0"/>
        </w:rPr>
        <w:t xml:space="preserve">t added).</w:t>
      </w:r>
    </w:p>
    <w:p w:rsidR="00000000" w:rsidDel="00000000" w:rsidP="00000000" w:rsidRDefault="00000000" w:rsidRPr="00000000" w14:paraId="00000036">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before="480" w:lineRule="auto"/>
        <w:ind w:left="0" w:firstLine="0"/>
        <w:rPr/>
      </w:pPr>
      <w:bookmarkStart w:colFirst="0" w:colLast="0" w:name="_2pz0tecjhd8o" w:id="16"/>
      <w:bookmarkEnd w:id="16"/>
      <w:r w:rsidDel="00000000" w:rsidR="00000000" w:rsidRPr="00000000">
        <w:rPr>
          <w:rtl w:val="0"/>
        </w:rPr>
        <w:t xml:space="preserve">5. Functional Requirements</w:t>
      </w:r>
    </w:p>
    <w:p w:rsidR="00000000" w:rsidDel="00000000" w:rsidP="00000000" w:rsidRDefault="00000000" w:rsidRPr="00000000" w14:paraId="00000038">
      <w:pPr>
        <w:numPr>
          <w:ilvl w:val="0"/>
          <w:numId w:val="87"/>
        </w:numPr>
        <w:spacing w:after="0" w:afterAutospacing="0" w:before="240" w:lineRule="auto"/>
      </w:pPr>
      <w:r w:rsidDel="00000000" w:rsidR="00000000" w:rsidRPr="00000000">
        <w:rPr>
          <w:rtl w:val="0"/>
        </w:rPr>
        <w:t xml:space="preserve">Ability to create single accounts.</w:t>
      </w:r>
    </w:p>
    <w:p w:rsidR="00000000" w:rsidDel="00000000" w:rsidP="00000000" w:rsidRDefault="00000000" w:rsidRPr="00000000" w14:paraId="00000039">
      <w:pPr>
        <w:numPr>
          <w:ilvl w:val="0"/>
          <w:numId w:val="87"/>
        </w:numPr>
        <w:spacing w:after="0" w:afterAutospacing="0" w:before="0" w:beforeAutospacing="0" w:lineRule="auto"/>
      </w:pPr>
      <w:r w:rsidDel="00000000" w:rsidR="00000000" w:rsidRPr="00000000">
        <w:rPr>
          <w:rtl w:val="0"/>
        </w:rPr>
        <w:t xml:space="preserve">Ability to create and manage </w:t>
      </w:r>
      <w:r w:rsidDel="00000000" w:rsidR="00000000" w:rsidRPr="00000000">
        <w:rPr>
          <w:b w:val="1"/>
          <w:bCs w:val="1"/>
          <w:rtl w:val="0"/>
        </w:rPr>
        <w:t xml:space="preserve">sub-accounts</w:t>
      </w:r>
      <w:r w:rsidDel="00000000" w:rsidR="00000000" w:rsidRPr="00000000">
        <w:rPr>
          <w:rtl w:val="0"/>
        </w:rPr>
        <w:t xml:space="preserve">.</w:t>
      </w:r>
    </w:p>
    <w:p w:rsidR="00000000" w:rsidDel="00000000" w:rsidP="00000000" w:rsidRDefault="00000000" w:rsidRPr="00000000" w14:paraId="0000003A">
      <w:pPr>
        <w:numPr>
          <w:ilvl w:val="0"/>
          <w:numId w:val="87"/>
        </w:numPr>
        <w:spacing w:after="0" w:afterAutospacing="0" w:before="0" w:beforeAutospacing="0" w:lineRule="auto"/>
      </w:pPr>
      <w:r w:rsidDel="00000000" w:rsidR="00000000" w:rsidRPr="00000000">
        <w:rPr>
          <w:rtl w:val="0"/>
        </w:rPr>
        <w:t xml:space="preserve">Ability to switch profile ensuring PHI is </w:t>
      </w:r>
      <w:r w:rsidDel="00000000" w:rsidR="00000000" w:rsidRPr="00000000">
        <w:rPr>
          <w:b w:val="1"/>
          <w:bCs w:val="1"/>
          <w:rtl w:val="0"/>
        </w:rPr>
        <w:t xml:space="preserve">segregated</w:t>
      </w:r>
      <w:r w:rsidDel="00000000" w:rsidR="00000000" w:rsidRPr="00000000">
        <w:rPr>
          <w:rtl w:val="0"/>
        </w:rPr>
        <w:t xml:space="preserve">.</w:t>
      </w:r>
    </w:p>
    <w:p w:rsidR="00000000" w:rsidDel="00000000" w:rsidP="00000000" w:rsidRDefault="00000000" w:rsidRPr="00000000" w14:paraId="0000003B">
      <w:pPr>
        <w:numPr>
          <w:ilvl w:val="0"/>
          <w:numId w:val="87"/>
        </w:numPr>
        <w:spacing w:after="0" w:afterAutospacing="0" w:before="0" w:beforeAutospacing="0" w:lineRule="auto"/>
      </w:pPr>
      <w:r w:rsidDel="00000000" w:rsidR="00000000" w:rsidRPr="00000000">
        <w:rPr>
          <w:b w:val="1"/>
          <w:bCs w:val="1"/>
          <w:rtl w:val="0"/>
        </w:rPr>
        <w:t xml:space="preserve">Age validation</w:t>
      </w:r>
      <w:r w:rsidDel="00000000" w:rsidR="00000000" w:rsidRPr="00000000">
        <w:rPr>
          <w:rtl w:val="0"/>
        </w:rPr>
        <w:t xml:space="preserve"> during onboarding.</w:t>
      </w:r>
    </w:p>
    <w:p w:rsidR="00000000" w:rsidDel="00000000" w:rsidP="00000000" w:rsidRDefault="00000000" w:rsidRPr="00000000" w14:paraId="0000003C">
      <w:pPr>
        <w:numPr>
          <w:ilvl w:val="0"/>
          <w:numId w:val="87"/>
        </w:numPr>
        <w:spacing w:after="240" w:before="0" w:beforeAutospacing="0" w:lineRule="auto"/>
      </w:pPr>
      <w:r w:rsidDel="00000000" w:rsidR="00000000" w:rsidRPr="00000000">
        <w:rPr>
          <w:rtl w:val="0"/>
        </w:rPr>
        <w:t xml:space="preserve">Linking of sub-accounts to a </w:t>
      </w:r>
      <w:r w:rsidDel="00000000" w:rsidR="00000000" w:rsidRPr="00000000">
        <w:rPr>
          <w:b w:val="1"/>
          <w:bCs w:val="1"/>
          <w:rtl w:val="0"/>
        </w:rPr>
        <w:t xml:space="preserve">primary account holder</w:t>
      </w:r>
      <w:r w:rsidDel="00000000" w:rsidR="00000000" w:rsidRPr="00000000">
        <w:rPr>
          <w:rtl w:val="0"/>
        </w:rPr>
        <w:t xml:space="preserve">.</w:t>
      </w:r>
    </w:p>
    <w:p w:rsidR="00000000" w:rsidDel="00000000" w:rsidP="00000000" w:rsidRDefault="00000000" w:rsidRPr="00000000" w14:paraId="0000003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before="480" w:lineRule="auto"/>
        <w:ind w:left="0" w:firstLine="0"/>
        <w:rPr/>
      </w:pPr>
      <w:bookmarkStart w:colFirst="0" w:colLast="0" w:name="_w057hlcaft0o" w:id="17"/>
      <w:bookmarkEnd w:id="17"/>
      <w:r w:rsidDel="00000000" w:rsidR="00000000" w:rsidRPr="00000000">
        <w:rPr>
          <w:rtl w:val="0"/>
        </w:rPr>
        <w:t xml:space="preserve">6. Non-Functional Requirements (NFRs)</w:t>
      </w:r>
    </w:p>
    <w:p w:rsidR="00000000" w:rsidDel="00000000" w:rsidP="00000000" w:rsidRDefault="00000000" w:rsidRPr="00000000" w14:paraId="0000003F">
      <w:pPr>
        <w:numPr>
          <w:ilvl w:val="0"/>
          <w:numId w:val="42"/>
        </w:numPr>
        <w:spacing w:after="0" w:afterAutospacing="0" w:before="240" w:lineRule="auto"/>
      </w:pPr>
      <w:r w:rsidDel="00000000" w:rsidR="00000000" w:rsidRPr="00000000">
        <w:rPr>
          <w:b w:val="1"/>
          <w:bCs w:val="1"/>
          <w:rtl w:val="0"/>
        </w:rPr>
        <w:t xml:space="preserve">HIPAA Compliance</w:t>
      </w:r>
      <w:r w:rsidDel="00000000" w:rsidR="00000000" w:rsidRPr="00000000">
        <w:rPr>
          <w:rtl w:val="0"/>
        </w:rPr>
        <w:t xml:space="preserve"> for data privacy.</w:t>
      </w:r>
    </w:p>
    <w:p w:rsidR="00000000" w:rsidDel="00000000" w:rsidP="00000000" w:rsidRDefault="00000000" w:rsidRPr="00000000" w14:paraId="00000040">
      <w:pPr>
        <w:numPr>
          <w:ilvl w:val="0"/>
          <w:numId w:val="42"/>
        </w:numPr>
        <w:spacing w:after="0" w:afterAutospacing="0" w:before="0" w:beforeAutospacing="0" w:lineRule="auto"/>
      </w:pPr>
      <w:r w:rsidDel="00000000" w:rsidR="00000000" w:rsidRPr="00000000">
        <w:rPr>
          <w:b w:val="1"/>
          <w:bCs w:val="1"/>
          <w:rtl w:val="0"/>
        </w:rPr>
        <w:t xml:space="preserve">Scalability</w:t>
      </w:r>
      <w:r w:rsidDel="00000000" w:rsidR="00000000" w:rsidRPr="00000000">
        <w:rPr>
          <w:rtl w:val="0"/>
        </w:rPr>
        <w:t xml:space="preserve"> to support thousands of families.</w:t>
      </w:r>
    </w:p>
    <w:p w:rsidR="00000000" w:rsidDel="00000000" w:rsidP="00000000" w:rsidRDefault="00000000" w:rsidRPr="00000000" w14:paraId="00000041">
      <w:pPr>
        <w:numPr>
          <w:ilvl w:val="0"/>
          <w:numId w:val="42"/>
        </w:numPr>
        <w:spacing w:after="0" w:afterAutospacing="0" w:before="0" w:beforeAutospacing="0" w:lineRule="auto"/>
      </w:pPr>
      <w:r w:rsidDel="00000000" w:rsidR="00000000" w:rsidRPr="00000000">
        <w:rPr>
          <w:b w:val="1"/>
          <w:bCs w:val="1"/>
          <w:rtl w:val="0"/>
        </w:rPr>
        <w:t xml:space="preserve">Usability</w:t>
      </w:r>
      <w:r w:rsidDel="00000000" w:rsidR="00000000" w:rsidRPr="00000000">
        <w:rPr>
          <w:rtl w:val="0"/>
        </w:rPr>
        <w:t xml:space="preserve"> to ensure a seamless onboarding experience.</w:t>
      </w:r>
    </w:p>
    <w:p w:rsidR="00000000" w:rsidDel="00000000" w:rsidP="00000000" w:rsidRDefault="00000000" w:rsidRPr="00000000" w14:paraId="00000042">
      <w:pPr>
        <w:numPr>
          <w:ilvl w:val="0"/>
          <w:numId w:val="42"/>
        </w:numPr>
        <w:spacing w:after="240" w:before="0" w:beforeAutospacing="0" w:lineRule="auto"/>
      </w:pPr>
      <w:r w:rsidDel="00000000" w:rsidR="00000000" w:rsidRPr="00000000">
        <w:rPr>
          <w:b w:val="1"/>
          <w:bCs w:val="1"/>
          <w:rtl w:val="0"/>
        </w:rPr>
        <w:t xml:space="preserve">Security</w:t>
      </w:r>
      <w:r w:rsidDel="00000000" w:rsidR="00000000" w:rsidRPr="00000000">
        <w:rPr>
          <w:rtl w:val="0"/>
        </w:rPr>
        <w:t xml:space="preserve"> mechanisms to prevent unauthorized data access.</w:t>
      </w:r>
    </w:p>
    <w:p w:rsidR="00000000" w:rsidDel="00000000" w:rsidP="00000000" w:rsidRDefault="00000000" w:rsidRPr="00000000" w14:paraId="0000004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before="480" w:lineRule="auto"/>
        <w:ind w:left="0" w:firstLine="0"/>
        <w:rPr/>
      </w:pPr>
      <w:bookmarkStart w:colFirst="0" w:colLast="0" w:name="_fqi3kjh343va" w:id="18"/>
      <w:bookmarkEnd w:id="18"/>
      <w:r w:rsidDel="00000000" w:rsidR="00000000" w:rsidRPr="00000000">
        <w:rPr>
          <w:rtl w:val="0"/>
        </w:rPr>
        <w:t xml:space="preserve">7. Assumptions &amp; Constraints</w:t>
      </w:r>
    </w:p>
    <w:p w:rsidR="00000000" w:rsidDel="00000000" w:rsidP="00000000" w:rsidRDefault="00000000" w:rsidRPr="00000000" w14:paraId="00000045">
      <w:pPr>
        <w:pStyle w:val="Heading3"/>
        <w:keepNext w:val="0"/>
        <w:keepLines w:val="0"/>
        <w:rPr/>
      </w:pPr>
      <w:bookmarkStart w:colFirst="0" w:colLast="0" w:name="_rzhx4vvypqtj" w:id="19"/>
      <w:bookmarkEnd w:id="19"/>
      <w:r w:rsidDel="00000000" w:rsidR="00000000" w:rsidRPr="00000000">
        <w:rPr>
          <w:rtl w:val="0"/>
        </w:rPr>
        <w:t xml:space="preserve">Assumptions</w:t>
      </w:r>
    </w:p>
    <w:p w:rsidR="00000000" w:rsidDel="00000000" w:rsidP="00000000" w:rsidRDefault="00000000" w:rsidRPr="00000000" w14:paraId="00000046">
      <w:pPr>
        <w:numPr>
          <w:ilvl w:val="0"/>
          <w:numId w:val="19"/>
        </w:numPr>
        <w:spacing w:after="0" w:afterAutospacing="0" w:before="240" w:lineRule="auto"/>
      </w:pPr>
      <w:r w:rsidDel="00000000" w:rsidR="00000000" w:rsidRPr="00000000">
        <w:rPr>
          <w:rtl w:val="0"/>
        </w:rPr>
        <w:t xml:space="preserve">Users will provide </w:t>
      </w:r>
      <w:r w:rsidDel="00000000" w:rsidR="00000000" w:rsidRPr="00000000">
        <w:rPr>
          <w:b w:val="1"/>
          <w:bCs w:val="1"/>
          <w:rtl w:val="0"/>
        </w:rPr>
        <w:t xml:space="preserve">accurate age information</w:t>
      </w:r>
      <w:r w:rsidDel="00000000" w:rsidR="00000000" w:rsidRPr="00000000">
        <w:rPr>
          <w:rtl w:val="0"/>
        </w:rPr>
        <w:t xml:space="preserve"> during onboarding.</w:t>
      </w:r>
    </w:p>
    <w:p w:rsidR="00000000" w:rsidDel="00000000" w:rsidP="00000000" w:rsidRDefault="00000000" w:rsidRPr="00000000" w14:paraId="00000047">
      <w:pPr>
        <w:numPr>
          <w:ilvl w:val="0"/>
          <w:numId w:val="19"/>
        </w:numPr>
        <w:spacing w:after="240" w:before="0" w:beforeAutospacing="0" w:lineRule="auto"/>
      </w:pPr>
      <w:r w:rsidDel="00000000" w:rsidR="00000000" w:rsidRPr="00000000">
        <w:rPr>
          <w:rtl w:val="0"/>
        </w:rPr>
        <w:t xml:space="preserve">Regulatory requirements vary by </w:t>
      </w:r>
      <w:r w:rsidDel="00000000" w:rsidR="00000000" w:rsidRPr="00000000">
        <w:rPr>
          <w:b w:val="1"/>
          <w:bCs w:val="1"/>
          <w:rtl w:val="0"/>
        </w:rPr>
        <w:t xml:space="preserve">country/region</w:t>
      </w:r>
      <w:r w:rsidDel="00000000" w:rsidR="00000000" w:rsidRPr="00000000">
        <w:rPr>
          <w:rtl w:val="0"/>
        </w:rPr>
        <w:t xml:space="preserve">.</w:t>
      </w:r>
    </w:p>
    <w:p w:rsidR="00000000" w:rsidDel="00000000" w:rsidP="00000000" w:rsidRDefault="00000000" w:rsidRPr="00000000" w14:paraId="00000048">
      <w:pPr>
        <w:pStyle w:val="Heading3"/>
        <w:keepNext w:val="0"/>
        <w:keepLines w:val="0"/>
        <w:rPr/>
      </w:pPr>
      <w:bookmarkStart w:colFirst="0" w:colLast="0" w:name="_fxbfec604fqv" w:id="20"/>
      <w:bookmarkEnd w:id="20"/>
      <w:r w:rsidDel="00000000" w:rsidR="00000000" w:rsidRPr="00000000">
        <w:rPr>
          <w:rtl w:val="0"/>
        </w:rPr>
        <w:t xml:space="preserve">Constraints</w:t>
      </w:r>
    </w:p>
    <w:p w:rsidR="00000000" w:rsidDel="00000000" w:rsidP="00000000" w:rsidRDefault="00000000" w:rsidRPr="00000000" w14:paraId="00000049">
      <w:pPr>
        <w:numPr>
          <w:ilvl w:val="0"/>
          <w:numId w:val="20"/>
        </w:numPr>
        <w:spacing w:after="240" w:before="240" w:lineRule="auto"/>
      </w:pPr>
      <w:r w:rsidDel="00000000" w:rsidR="00000000" w:rsidRPr="00000000">
        <w:rPr>
          <w:b w:val="1"/>
          <w:bCs w:val="1"/>
          <w:rtl w:val="0"/>
        </w:rPr>
        <w:t xml:space="preserve">PHI must remain private</w:t>
      </w:r>
      <w:r w:rsidDel="00000000" w:rsidR="00000000" w:rsidRPr="00000000">
        <w:rPr>
          <w:rtl w:val="0"/>
        </w:rPr>
        <w:t xml:space="preserve"> within sub-accounts.</w:t>
      </w:r>
    </w:p>
    <w:p w:rsidR="00000000" w:rsidDel="00000000" w:rsidP="00000000" w:rsidRDefault="00000000" w:rsidRPr="00000000" w14:paraId="0000004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before="480" w:lineRule="auto"/>
        <w:ind w:left="0" w:firstLine="0"/>
        <w:rPr/>
      </w:pPr>
      <w:bookmarkStart w:colFirst="0" w:colLast="0" w:name="_y2nbkvcjt60b" w:id="21"/>
      <w:bookmarkEnd w:id="21"/>
      <w:r w:rsidDel="00000000" w:rsidR="00000000" w:rsidRPr="00000000">
        <w:rPr>
          <w:rtl w:val="0"/>
        </w:rPr>
        <w:t xml:space="preserve">8. Risks &amp; Mitigation Strategies</w:t>
      </w:r>
    </w:p>
    <w:tbl>
      <w:tblPr>
        <w:tblStyle w:val="Table1"/>
        <w:tblW w:w="14355.0" w:type="dxa"/>
        <w:jc w:val="left"/>
        <w:tblInd w:w="-1260.0" w:type="dxa"/>
        <w:tblLayout w:type="fixed"/>
        <w:tblLook w:val="0600"/>
      </w:tblPr>
      <w:tblGrid>
        <w:gridCol w:w="5190"/>
        <w:gridCol w:w="9165"/>
        <w:tblGridChange w:id="0">
          <w:tblGrid>
            <w:gridCol w:w="5190"/>
            <w:gridCol w:w="9165"/>
          </w:tblGrid>
        </w:tblGridChange>
      </w:tblGrid>
      <w:tr>
        <w:trPr>
          <w:cantSplit w:val="0"/>
          <w:trHeight w:val="500" w:hRule="atLeast"/>
          <w:tblHeader w:val="0"/>
        </w:trPr>
        <w:tc>
          <w:tcPr/>
          <w:p w:rsidR="00000000" w:rsidDel="00000000" w:rsidP="00000000" w:rsidRDefault="00000000" w:rsidRPr="00000000" w14:paraId="0000004C">
            <w:pPr>
              <w:spacing w:after="240" w:before="240" w:lineRule="auto"/>
              <w:ind w:left="0" w:firstLine="0"/>
              <w:rPr/>
            </w:pPr>
            <w:r w:rsidDel="00000000" w:rsidR="00000000" w:rsidRPr="00000000">
              <w:rPr>
                <w:b w:val="1"/>
                <w:bCs w:val="1"/>
                <w:rtl w:val="0"/>
              </w:rPr>
              <w:t xml:space="preserve">Risk</w:t>
            </w:r>
            <w:r w:rsidDel="00000000" w:rsidR="00000000" w:rsidRPr="00000000">
              <w:rPr>
                <w:rtl w:val="0"/>
              </w:rPr>
            </w:r>
          </w:p>
        </w:tc>
        <w:tc>
          <w:tcPr/>
          <w:p w:rsidR="00000000" w:rsidDel="00000000" w:rsidP="00000000" w:rsidRDefault="00000000" w:rsidRPr="00000000" w14:paraId="0000004D">
            <w:pPr>
              <w:spacing w:after="240" w:before="240" w:lineRule="auto"/>
              <w:ind w:left="0" w:firstLine="0"/>
              <w:rPr/>
            </w:pPr>
            <w:r w:rsidDel="00000000" w:rsidR="00000000" w:rsidRPr="00000000">
              <w:rPr>
                <w:b w:val="1"/>
                <w:bCs w:val="1"/>
                <w:rtl w:val="0"/>
              </w:rPr>
              <w:t xml:space="preserve">Mitigation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4E">
            <w:pPr>
              <w:spacing w:after="240" w:before="240" w:lineRule="auto"/>
              <w:ind w:left="0" w:firstLine="0"/>
              <w:rPr/>
            </w:pPr>
            <w:r w:rsidDel="00000000" w:rsidR="00000000" w:rsidRPr="00000000">
              <w:rPr>
                <w:rtl w:val="0"/>
              </w:rPr>
              <w:t xml:space="preserve">Users may provide false guardian details</w:t>
            </w:r>
          </w:p>
        </w:tc>
        <w:tc>
          <w:tcPr/>
          <w:p w:rsidR="00000000" w:rsidDel="00000000" w:rsidP="00000000" w:rsidRDefault="00000000" w:rsidRPr="00000000" w14:paraId="0000004F">
            <w:pPr>
              <w:spacing w:after="240" w:before="240" w:lineRule="auto"/>
              <w:ind w:left="0" w:firstLine="0"/>
              <w:rPr/>
            </w:pPr>
            <w:r w:rsidDel="00000000" w:rsidR="00000000" w:rsidRPr="00000000">
              <w:rPr>
                <w:rtl w:val="0"/>
              </w:rPr>
              <w:t xml:space="preserve">Implement </w:t>
            </w:r>
            <w:r w:rsidDel="00000000" w:rsidR="00000000" w:rsidRPr="00000000">
              <w:rPr>
                <w:b w:val="1"/>
                <w:bCs w:val="1"/>
                <w:rtl w:val="0"/>
              </w:rPr>
              <w:t xml:space="preserve">ID verification </w:t>
            </w:r>
            <w:r w:rsidDel="00000000" w:rsidR="00000000" w:rsidRPr="00000000">
              <w:rPr>
                <w:rtl w:val="0"/>
              </w:rPr>
              <w:t xml:space="preserve">for </w:t>
            </w:r>
          </w:p>
        </w:tc>
      </w:tr>
      <w:tr>
        <w:trPr>
          <w:cantSplit w:val="0"/>
          <w:trHeight w:val="770" w:hRule="atLeast"/>
          <w:tblHeader w:val="0"/>
        </w:trPr>
        <w:tc>
          <w:tcPr/>
          <w:p w:rsidR="00000000" w:rsidDel="00000000" w:rsidP="00000000" w:rsidRDefault="00000000" w:rsidRPr="00000000" w14:paraId="00000050">
            <w:pPr>
              <w:spacing w:after="240" w:before="240" w:lineRule="auto"/>
              <w:ind w:left="0" w:firstLine="0"/>
              <w:rPr/>
            </w:pPr>
            <w:r w:rsidDel="00000000" w:rsidR="00000000" w:rsidRPr="00000000">
              <w:rPr>
                <w:rtl w:val="0"/>
              </w:rPr>
              <w:t xml:space="preserve">Users provide false age info</w:t>
            </w:r>
          </w:p>
        </w:tc>
        <w:tc>
          <w:tcPr/>
          <w:p w:rsidR="00000000" w:rsidDel="00000000" w:rsidP="00000000" w:rsidRDefault="00000000" w:rsidRPr="00000000" w14:paraId="00000051">
            <w:pPr>
              <w:spacing w:after="240" w:before="240" w:lineRule="auto"/>
              <w:ind w:left="0" w:firstLine="0"/>
              <w:rPr/>
            </w:pPr>
            <w:r w:rsidDel="00000000" w:rsidR="00000000" w:rsidRPr="00000000">
              <w:rPr>
                <w:rtl w:val="0"/>
              </w:rPr>
              <w:t xml:space="preserve">Implement </w:t>
            </w:r>
            <w:r w:rsidDel="00000000" w:rsidR="00000000" w:rsidRPr="00000000">
              <w:rPr>
                <w:b w:val="1"/>
                <w:bCs w:val="1"/>
                <w:rtl w:val="0"/>
              </w:rPr>
              <w:t xml:space="preserve">ID verification</w:t>
            </w:r>
            <w:r w:rsidDel="00000000" w:rsidR="00000000" w:rsidRPr="00000000">
              <w:rPr>
                <w:rtl w:val="0"/>
              </w:rPr>
              <w:t xml:space="preserve"> for age-sensitive accounts.</w:t>
            </w:r>
          </w:p>
        </w:tc>
      </w:tr>
      <w:tr>
        <w:trPr>
          <w:cantSplit w:val="0"/>
          <w:trHeight w:val="770" w:hRule="atLeast"/>
          <w:tblHeader w:val="0"/>
        </w:trPr>
        <w:tc>
          <w:tcPr/>
          <w:p w:rsidR="00000000" w:rsidDel="00000000" w:rsidP="00000000" w:rsidRDefault="00000000" w:rsidRPr="00000000" w14:paraId="00000052">
            <w:pPr>
              <w:spacing w:after="240" w:before="240" w:lineRule="auto"/>
              <w:ind w:left="0" w:firstLine="0"/>
              <w:rPr/>
            </w:pPr>
            <w:r w:rsidDel="00000000" w:rsidR="00000000" w:rsidRPr="00000000">
              <w:rPr>
                <w:rtl w:val="0"/>
              </w:rPr>
              <w:t xml:space="preserve">PHI accessed by primary account holders</w:t>
            </w:r>
          </w:p>
        </w:tc>
        <w:tc>
          <w:tcPr/>
          <w:p w:rsidR="00000000" w:rsidDel="00000000" w:rsidP="00000000" w:rsidRDefault="00000000" w:rsidRPr="00000000" w14:paraId="00000053">
            <w:pPr>
              <w:spacing w:after="240" w:before="240" w:lineRule="auto"/>
              <w:ind w:left="0" w:firstLine="0"/>
              <w:rPr/>
            </w:pPr>
            <w:r w:rsidDel="00000000" w:rsidR="00000000" w:rsidRPr="00000000">
              <w:rPr>
                <w:rtl w:val="0"/>
              </w:rPr>
              <w:t xml:space="preserve">Strict </w:t>
            </w:r>
            <w:r w:rsidDel="00000000" w:rsidR="00000000" w:rsidRPr="00000000">
              <w:rPr>
                <w:b w:val="1"/>
                <w:bCs w:val="1"/>
                <w:rtl w:val="0"/>
              </w:rPr>
              <w:t xml:space="preserve">role-based access control (RBAC)</w:t>
            </w:r>
            <w:r w:rsidDel="00000000" w:rsidR="00000000" w:rsidRPr="00000000">
              <w:rPr>
                <w:rtl w:val="0"/>
              </w:rPr>
              <w:t xml:space="preserve"> policies.</w:t>
            </w:r>
          </w:p>
        </w:tc>
      </w:tr>
    </w:tbl>
    <w:p w:rsidR="00000000" w:rsidDel="00000000" w:rsidP="00000000" w:rsidRDefault="00000000" w:rsidRPr="00000000" w14:paraId="0000005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before="480" w:lineRule="auto"/>
        <w:ind w:left="0" w:firstLine="0"/>
        <w:rPr/>
      </w:pPr>
      <w:bookmarkStart w:colFirst="0" w:colLast="0" w:name="_l3t34gpcczq9" w:id="22"/>
      <w:bookmarkEnd w:id="22"/>
      <w:r w:rsidDel="00000000" w:rsidR="00000000" w:rsidRPr="00000000">
        <w:rPr>
          <w:rtl w:val="0"/>
        </w:rPr>
        <w:t xml:space="preserve">9. Technical Considerations</w:t>
      </w:r>
    </w:p>
    <w:p w:rsidR="00000000" w:rsidDel="00000000" w:rsidP="00000000" w:rsidRDefault="00000000" w:rsidRPr="00000000" w14:paraId="00000056">
      <w:pPr>
        <w:numPr>
          <w:ilvl w:val="0"/>
          <w:numId w:val="63"/>
        </w:numPr>
        <w:spacing w:after="0" w:afterAutospacing="0" w:before="240" w:lineRule="auto"/>
      </w:pPr>
      <w:r w:rsidDel="00000000" w:rsidR="00000000" w:rsidRPr="00000000">
        <w:rPr>
          <w:b w:val="1"/>
          <w:bCs w:val="1"/>
          <w:rtl w:val="0"/>
        </w:rPr>
        <w:t xml:space="preserve">RBAC implementation</w:t>
      </w:r>
      <w:r w:rsidDel="00000000" w:rsidR="00000000" w:rsidRPr="00000000">
        <w:rPr>
          <w:rtl w:val="0"/>
        </w:rPr>
        <w:t xml:space="preserve"> to enforce data restrictions.</w:t>
      </w:r>
    </w:p>
    <w:p w:rsidR="00000000" w:rsidDel="00000000" w:rsidP="00000000" w:rsidRDefault="00000000" w:rsidRPr="00000000" w14:paraId="00000057">
      <w:pPr>
        <w:numPr>
          <w:ilvl w:val="0"/>
          <w:numId w:val="63"/>
        </w:numPr>
        <w:spacing w:after="0" w:afterAutospacing="0" w:before="0" w:beforeAutospacing="0" w:lineRule="auto"/>
      </w:pPr>
      <w:r w:rsidDel="00000000" w:rsidR="00000000" w:rsidRPr="00000000">
        <w:rPr>
          <w:b w:val="1"/>
          <w:bCs w:val="1"/>
          <w:rtl w:val="0"/>
        </w:rPr>
        <w:t xml:space="preserve">Scalable architecture</w:t>
      </w:r>
      <w:r w:rsidDel="00000000" w:rsidR="00000000" w:rsidRPr="00000000">
        <w:rPr>
          <w:rtl w:val="0"/>
        </w:rPr>
        <w:t xml:space="preserve"> to support future feature expansion.</w:t>
      </w:r>
    </w:p>
    <w:p w:rsidR="00000000" w:rsidDel="00000000" w:rsidP="00000000" w:rsidRDefault="00000000" w:rsidRPr="00000000" w14:paraId="00000058">
      <w:pPr>
        <w:numPr>
          <w:ilvl w:val="0"/>
          <w:numId w:val="63"/>
        </w:numPr>
        <w:spacing w:after="240" w:before="0" w:beforeAutospacing="0" w:lineRule="auto"/>
      </w:pPr>
      <w:r w:rsidDel="00000000" w:rsidR="00000000" w:rsidRPr="00000000">
        <w:rPr>
          <w:b w:val="1"/>
          <w:bCs w:val="1"/>
          <w:rtl w:val="0"/>
        </w:rPr>
        <w:t xml:space="preserve">Encryption of PHI</w:t>
      </w:r>
      <w:r w:rsidDel="00000000" w:rsidR="00000000" w:rsidRPr="00000000">
        <w:rPr>
          <w:rtl w:val="0"/>
        </w:rPr>
        <w:t xml:space="preserve"> to prevent unauthorized access.</w:t>
      </w:r>
    </w:p>
    <w:p w:rsidR="00000000" w:rsidDel="00000000" w:rsidP="00000000" w:rsidRDefault="00000000" w:rsidRPr="00000000" w14:paraId="0000005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before="480" w:lineRule="auto"/>
        <w:ind w:left="0" w:firstLine="0"/>
        <w:rPr/>
      </w:pPr>
      <w:bookmarkStart w:colFirst="0" w:colLast="0" w:name="_n1hj4ypo7y6a" w:id="23"/>
      <w:bookmarkEnd w:id="23"/>
      <w:r w:rsidDel="00000000" w:rsidR="00000000" w:rsidRPr="00000000">
        <w:rPr>
          <w:rtl w:val="0"/>
        </w:rPr>
        <w:t xml:space="preserve">10. Compliance Requirements</w:t>
      </w:r>
    </w:p>
    <w:p w:rsidR="00000000" w:rsidDel="00000000" w:rsidP="00000000" w:rsidRDefault="00000000" w:rsidRPr="00000000" w14:paraId="0000005B">
      <w:pPr>
        <w:numPr>
          <w:ilvl w:val="0"/>
          <w:numId w:val="1"/>
        </w:numPr>
        <w:spacing w:after="0" w:afterAutospacing="0" w:before="240" w:lineRule="auto"/>
      </w:pPr>
      <w:r w:rsidDel="00000000" w:rsidR="00000000" w:rsidRPr="00000000">
        <w:rPr>
          <w:b w:val="1"/>
          <w:bCs w:val="1"/>
          <w:rtl w:val="0"/>
        </w:rPr>
        <w:t xml:space="preserve">HIPAA compliance</w:t>
      </w:r>
      <w:r w:rsidDel="00000000" w:rsidR="00000000" w:rsidRPr="00000000">
        <w:rPr>
          <w:rtl w:val="0"/>
        </w:rPr>
        <w:t xml:space="preserve"> for medical data protection.</w:t>
      </w:r>
    </w:p>
    <w:p w:rsidR="00000000" w:rsidDel="00000000" w:rsidP="00000000" w:rsidRDefault="00000000" w:rsidRPr="00000000" w14:paraId="0000005C">
      <w:pPr>
        <w:numPr>
          <w:ilvl w:val="0"/>
          <w:numId w:val="1"/>
        </w:numPr>
        <w:spacing w:after="0" w:afterAutospacing="0" w:before="0" w:beforeAutospacing="0" w:lineRule="auto"/>
      </w:pPr>
      <w:r w:rsidDel="00000000" w:rsidR="00000000" w:rsidRPr="00000000">
        <w:rPr>
          <w:b w:val="1"/>
          <w:bCs w:val="1"/>
          <w:rtl w:val="0"/>
        </w:rPr>
        <w:t xml:space="preserve">GDPR compliance</w:t>
      </w:r>
      <w:r w:rsidDel="00000000" w:rsidR="00000000" w:rsidRPr="00000000">
        <w:rPr>
          <w:rtl w:val="0"/>
        </w:rPr>
        <w:t xml:space="preserve"> for EU-based users.</w:t>
      </w:r>
    </w:p>
    <w:p w:rsidR="00000000" w:rsidDel="00000000" w:rsidP="00000000" w:rsidRDefault="00000000" w:rsidRPr="00000000" w14:paraId="0000005D">
      <w:pPr>
        <w:numPr>
          <w:ilvl w:val="0"/>
          <w:numId w:val="1"/>
        </w:numPr>
        <w:spacing w:after="240" w:before="0" w:beforeAutospacing="0" w:lineRule="auto"/>
      </w:pPr>
      <w:r w:rsidDel="00000000" w:rsidR="00000000" w:rsidRPr="00000000">
        <w:rPr>
          <w:b w:val="1"/>
          <w:bCs w:val="1"/>
          <w:rtl w:val="0"/>
        </w:rPr>
        <w:t xml:space="preserve">Country-specific regulations</w:t>
      </w:r>
      <w:r w:rsidDel="00000000" w:rsidR="00000000" w:rsidRPr="00000000">
        <w:rPr>
          <w:rtl w:val="0"/>
        </w:rPr>
        <w:t xml:space="preserve"> on minor consent in telehealth.</w:t>
      </w:r>
    </w:p>
    <w:p w:rsidR="00000000" w:rsidDel="00000000" w:rsidP="00000000" w:rsidRDefault="00000000" w:rsidRPr="00000000" w14:paraId="0000005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before="480" w:lineRule="auto"/>
        <w:ind w:left="0" w:firstLine="0"/>
        <w:rPr/>
      </w:pPr>
      <w:bookmarkStart w:colFirst="0" w:colLast="0" w:name="_g7qaw931ep2k" w:id="24"/>
      <w:bookmarkEnd w:id="24"/>
      <w:r w:rsidDel="00000000" w:rsidR="00000000" w:rsidRPr="00000000">
        <w:rPr>
          <w:rtl w:val="0"/>
        </w:rPr>
        <w:t xml:space="preserve">11. Reporting &amp; Analytics</w:t>
      </w:r>
    </w:p>
    <w:p w:rsidR="00000000" w:rsidDel="00000000" w:rsidP="00000000" w:rsidRDefault="00000000" w:rsidRPr="00000000" w14:paraId="00000060">
      <w:pPr>
        <w:numPr>
          <w:ilvl w:val="0"/>
          <w:numId w:val="50"/>
        </w:numPr>
        <w:spacing w:after="0" w:afterAutospacing="0" w:before="240" w:lineRule="auto"/>
      </w:pPr>
      <w:r w:rsidDel="00000000" w:rsidR="00000000" w:rsidRPr="00000000">
        <w:rPr>
          <w:rtl w:val="0"/>
        </w:rPr>
        <w:t xml:space="preserve">Track the </w:t>
      </w:r>
      <w:r w:rsidDel="00000000" w:rsidR="00000000" w:rsidRPr="00000000">
        <w:rPr>
          <w:b w:val="1"/>
          <w:bCs w:val="1"/>
          <w:rtl w:val="0"/>
        </w:rPr>
        <w:t xml:space="preserve">number of sub-accounts created</w:t>
      </w:r>
      <w:r w:rsidDel="00000000" w:rsidR="00000000" w:rsidRPr="00000000">
        <w:rPr>
          <w:rtl w:val="0"/>
        </w:rPr>
        <w:t xml:space="preserve">.</w:t>
      </w:r>
    </w:p>
    <w:p w:rsidR="00000000" w:rsidDel="00000000" w:rsidP="00000000" w:rsidRDefault="00000000" w:rsidRPr="00000000" w14:paraId="00000061">
      <w:pPr>
        <w:numPr>
          <w:ilvl w:val="0"/>
          <w:numId w:val="50"/>
        </w:numPr>
        <w:spacing w:after="0" w:afterAutospacing="0" w:before="0" w:beforeAutospacing="0" w:lineRule="auto"/>
      </w:pPr>
      <w:r w:rsidDel="00000000" w:rsidR="00000000" w:rsidRPr="00000000">
        <w:rPr>
          <w:rtl w:val="0"/>
        </w:rPr>
        <w:t xml:space="preserve">Monitor </w:t>
      </w:r>
      <w:r w:rsidDel="00000000" w:rsidR="00000000" w:rsidRPr="00000000">
        <w:rPr>
          <w:b w:val="1"/>
          <w:bCs w:val="1"/>
          <w:rtl w:val="0"/>
        </w:rPr>
        <w:t xml:space="preserve">appointment bookings via guardians</w:t>
      </w:r>
      <w:r w:rsidDel="00000000" w:rsidR="00000000" w:rsidRPr="00000000">
        <w:rPr>
          <w:rtl w:val="0"/>
        </w:rPr>
        <w:t xml:space="preserve">.</w:t>
      </w:r>
    </w:p>
    <w:p w:rsidR="00000000" w:rsidDel="00000000" w:rsidP="00000000" w:rsidRDefault="00000000" w:rsidRPr="00000000" w14:paraId="00000062">
      <w:pPr>
        <w:numPr>
          <w:ilvl w:val="0"/>
          <w:numId w:val="50"/>
        </w:numPr>
        <w:spacing w:after="240" w:before="0" w:beforeAutospacing="0" w:lineRule="auto"/>
      </w:pPr>
      <w:r w:rsidDel="00000000" w:rsidR="00000000" w:rsidRPr="00000000">
        <w:rPr>
          <w:rtl w:val="0"/>
        </w:rPr>
        <w:t xml:space="preserve">Analyze </w:t>
      </w:r>
      <w:r w:rsidDel="00000000" w:rsidR="00000000" w:rsidRPr="00000000">
        <w:rPr>
          <w:b w:val="1"/>
          <w:bCs w:val="1"/>
          <w:rtl w:val="0"/>
        </w:rPr>
        <w:t xml:space="preserve">user feedback</w:t>
      </w:r>
      <w:r w:rsidDel="00000000" w:rsidR="00000000" w:rsidRPr="00000000">
        <w:rPr>
          <w:rtl w:val="0"/>
        </w:rPr>
        <w:t xml:space="preserve"> on the onboarding experience.</w:t>
      </w:r>
    </w:p>
    <w:p w:rsidR="00000000" w:rsidDel="00000000" w:rsidP="00000000" w:rsidRDefault="00000000" w:rsidRPr="00000000" w14:paraId="0000006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before="480" w:lineRule="auto"/>
        <w:ind w:left="0" w:firstLine="0"/>
        <w:rPr/>
      </w:pPr>
      <w:bookmarkStart w:colFirst="0" w:colLast="0" w:name="_5508gn1p0ko0" w:id="25"/>
      <w:bookmarkEnd w:id="25"/>
      <w:r w:rsidDel="00000000" w:rsidR="00000000" w:rsidRPr="00000000">
        <w:rPr>
          <w:rtl w:val="0"/>
        </w:rPr>
        <w:t xml:space="preserve">12. Impacted Areas</w:t>
      </w:r>
    </w:p>
    <w:p w:rsidR="00000000" w:rsidDel="00000000" w:rsidP="00000000" w:rsidRDefault="00000000" w:rsidRPr="00000000" w14:paraId="00000065">
      <w:pPr>
        <w:numPr>
          <w:ilvl w:val="0"/>
          <w:numId w:val="65"/>
        </w:numPr>
        <w:spacing w:after="0" w:afterAutospacing="0" w:before="240" w:lineRule="auto"/>
      </w:pPr>
      <w:r w:rsidDel="00000000" w:rsidR="00000000" w:rsidRPr="00000000">
        <w:rPr>
          <w:b w:val="1"/>
          <w:bCs w:val="1"/>
          <w:rtl w:val="0"/>
        </w:rPr>
        <w:t xml:space="preserve">User Registration &amp; Onboarding</w:t>
      </w:r>
    </w:p>
    <w:p w:rsidR="00000000" w:rsidDel="00000000" w:rsidP="00000000" w:rsidRDefault="00000000" w:rsidRPr="00000000" w14:paraId="00000066">
      <w:pPr>
        <w:numPr>
          <w:ilvl w:val="0"/>
          <w:numId w:val="65"/>
        </w:numPr>
        <w:spacing w:after="0" w:afterAutospacing="0" w:before="0" w:beforeAutospacing="0" w:lineRule="auto"/>
      </w:pPr>
      <w:r w:rsidDel="00000000" w:rsidR="00000000" w:rsidRPr="00000000">
        <w:rPr>
          <w:b w:val="1"/>
          <w:bCs w:val="1"/>
          <w:rtl w:val="0"/>
        </w:rPr>
        <w:t xml:space="preserve">Appointment Scheduling System</w:t>
      </w:r>
    </w:p>
    <w:p w:rsidR="00000000" w:rsidDel="00000000" w:rsidP="00000000" w:rsidRDefault="00000000" w:rsidRPr="00000000" w14:paraId="00000067">
      <w:pPr>
        <w:numPr>
          <w:ilvl w:val="0"/>
          <w:numId w:val="65"/>
        </w:numPr>
        <w:spacing w:after="240" w:before="0" w:beforeAutospacing="0" w:lineRule="auto"/>
      </w:pPr>
      <w:r w:rsidDel="00000000" w:rsidR="00000000" w:rsidRPr="00000000">
        <w:rPr>
          <w:b w:val="1"/>
          <w:bCs w:val="1"/>
          <w:rtl w:val="0"/>
        </w:rPr>
        <w:t xml:space="preserve">PHI Data Storage &amp; Access Control</w:t>
      </w:r>
    </w:p>
    <w:p w:rsidR="00000000" w:rsidDel="00000000" w:rsidP="00000000" w:rsidRDefault="00000000" w:rsidRPr="00000000" w14:paraId="0000006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before="480" w:lineRule="auto"/>
        <w:ind w:left="0" w:firstLine="0"/>
        <w:rPr/>
      </w:pPr>
      <w:bookmarkStart w:colFirst="0" w:colLast="0" w:name="_75zsmvluaatq" w:id="26"/>
      <w:bookmarkEnd w:id="26"/>
      <w:r w:rsidDel="00000000" w:rsidR="00000000" w:rsidRPr="00000000">
        <w:rPr>
          <w:rtl w:val="0"/>
        </w:rPr>
        <w:t xml:space="preserve">13. Success Criteria</w:t>
      </w:r>
    </w:p>
    <w:p w:rsidR="00000000" w:rsidDel="00000000" w:rsidP="00000000" w:rsidRDefault="00000000" w:rsidRPr="00000000" w14:paraId="0000006A">
      <w:pPr>
        <w:numPr>
          <w:ilvl w:val="0"/>
          <w:numId w:val="10"/>
        </w:numPr>
        <w:spacing w:after="0" w:afterAutospacing="0" w:before="240" w:lineRule="auto"/>
      </w:pPr>
      <w:r w:rsidDel="00000000" w:rsidR="00000000" w:rsidRPr="00000000">
        <w:rPr>
          <w:b w:val="1"/>
          <w:bCs w:val="1"/>
          <w:rtl w:val="0"/>
        </w:rPr>
        <w:t xml:space="preserve">Seamless onboarding</w:t>
      </w:r>
      <w:r w:rsidDel="00000000" w:rsidR="00000000" w:rsidRPr="00000000">
        <w:rPr>
          <w:rtl w:val="0"/>
        </w:rPr>
        <w:t xml:space="preserve"> of sub-accounts.</w:t>
      </w:r>
    </w:p>
    <w:p w:rsidR="00000000" w:rsidDel="00000000" w:rsidP="00000000" w:rsidRDefault="00000000" w:rsidRPr="00000000" w14:paraId="0000006B">
      <w:pPr>
        <w:numPr>
          <w:ilvl w:val="0"/>
          <w:numId w:val="10"/>
        </w:numPr>
        <w:spacing w:after="0" w:afterAutospacing="0" w:before="0" w:beforeAutospacing="0" w:lineRule="auto"/>
      </w:pPr>
      <w:r w:rsidDel="00000000" w:rsidR="00000000" w:rsidRPr="00000000">
        <w:rPr>
          <w:b w:val="1"/>
          <w:bCs w:val="1"/>
          <w:rtl w:val="0"/>
        </w:rPr>
        <w:t xml:space="preserve">No PHI access violations</w:t>
      </w:r>
      <w:r w:rsidDel="00000000" w:rsidR="00000000" w:rsidRPr="00000000">
        <w:rPr>
          <w:rtl w:val="0"/>
        </w:rPr>
        <w:t xml:space="preserve"> are to be reported.</w:t>
      </w:r>
    </w:p>
    <w:p w:rsidR="00000000" w:rsidDel="00000000" w:rsidP="00000000" w:rsidRDefault="00000000" w:rsidRPr="00000000" w14:paraId="0000006C">
      <w:pPr>
        <w:numPr>
          <w:ilvl w:val="0"/>
          <w:numId w:val="10"/>
        </w:numPr>
        <w:spacing w:after="240" w:before="0" w:beforeAutospacing="0" w:lineRule="auto"/>
      </w:pPr>
      <w:r w:rsidDel="00000000" w:rsidR="00000000" w:rsidRPr="00000000">
        <w:rPr>
          <w:b w:val="1"/>
          <w:bCs w:val="1"/>
          <w:rtl w:val="0"/>
        </w:rPr>
        <w:t xml:space="preserve">Regulatory compliance</w:t>
      </w:r>
      <w:r w:rsidDel="00000000" w:rsidR="00000000" w:rsidRPr="00000000">
        <w:rPr>
          <w:rtl w:val="0"/>
        </w:rPr>
        <w:t xml:space="preserve"> confirmed by legal audits.</w:t>
      </w:r>
    </w:p>
    <w:p w:rsidR="00000000" w:rsidDel="00000000" w:rsidP="00000000" w:rsidRDefault="00000000" w:rsidRPr="00000000" w14:paraId="0000006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ind w:left="0" w:firstLine="0"/>
        <w:rPr>
          <w:color w:val="000000"/>
        </w:rPr>
      </w:pPr>
      <w:bookmarkStart w:colFirst="0" w:colLast="0" w:name="_2grwffxzl52w" w:id="27"/>
      <w:bookmarkEnd w:id="27"/>
      <w:r w:rsidDel="00000000" w:rsidR="00000000" w:rsidRPr="00000000">
        <w:rPr>
          <w:color w:val="000000"/>
          <w:rtl w:val="0"/>
        </w:rPr>
        <w:t xml:space="preserve">14. Approval &amp; Sign-Off</w:t>
      </w:r>
    </w:p>
    <w:p w:rsidR="00000000" w:rsidDel="00000000" w:rsidP="00000000" w:rsidRDefault="00000000" w:rsidRPr="00000000" w14:paraId="0000006F">
      <w:pPr>
        <w:rPr/>
      </w:pPr>
      <w:r w:rsidDel="00000000" w:rsidR="00000000" w:rsidRPr="00000000">
        <w:rPr>
          <w:rtl w:val="0"/>
        </w:rPr>
      </w:r>
    </w:p>
    <w:tbl>
      <w:tblPr>
        <w:tblStyle w:val="Table2"/>
        <w:tblW w:w="105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p w:rsidR="00000000" w:rsidDel="00000000" w:rsidP="00000000" w:rsidRDefault="00000000" w:rsidRPr="00000000" w14:paraId="00000070">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071">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072">
            <w:pPr>
              <w:widowControl w:val="0"/>
              <w:spacing w:line="240" w:lineRule="auto"/>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073">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074">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075">
            <w:pPr>
              <w:widowControl w:val="0"/>
              <w:spacing w:line="240" w:lineRule="auto"/>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076">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077">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078">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079">
      <w:pPr>
        <w:pStyle w:val="Heading2"/>
        <w:keepNext w:val="0"/>
        <w:keepLines w:val="0"/>
        <w:ind w:left="0" w:firstLine="0"/>
        <w:rPr/>
      </w:pPr>
      <w:bookmarkStart w:colFirst="0" w:colLast="0" w:name="_myfabdqy891h" w:id="28"/>
      <w:bookmarkEnd w:id="2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rPr/>
      </w:pPr>
      <w:bookmarkStart w:colFirst="0" w:colLast="0" w:name="_rq0e73vjtvuc" w:id="29"/>
      <w:bookmarkEnd w:id="29"/>
      <w:r w:rsidDel="00000000" w:rsidR="00000000" w:rsidRPr="00000000">
        <w:rPr>
          <w:rtl w:val="0"/>
        </w:rPr>
        <w:t xml:space="preserve">Timeline</w:t>
      </w:r>
    </w:p>
    <w:p w:rsidR="00000000" w:rsidDel="00000000" w:rsidP="00000000" w:rsidRDefault="00000000" w:rsidRPr="00000000" w14:paraId="0000007B">
      <w:pPr>
        <w:numPr>
          <w:ilvl w:val="0"/>
          <w:numId w:val="103"/>
        </w:numPr>
        <w:spacing w:after="0" w:afterAutospacing="0" w:before="240" w:lineRule="auto"/>
      </w:pPr>
      <w:r w:rsidDel="00000000" w:rsidR="00000000" w:rsidRPr="00000000">
        <w:rPr>
          <w:b w:val="1"/>
          <w:bCs w:val="1"/>
          <w:rtl w:val="0"/>
        </w:rPr>
        <w:t xml:space="preserve">Requirement Gathering:</w:t>
      </w:r>
      <w:r w:rsidDel="00000000" w:rsidR="00000000" w:rsidRPr="00000000">
        <w:rPr>
          <w:rtl w:val="0"/>
        </w:rPr>
        <w:t xml:space="preserve"> 1 Week</w:t>
      </w:r>
    </w:p>
    <w:p w:rsidR="00000000" w:rsidDel="00000000" w:rsidP="00000000" w:rsidRDefault="00000000" w:rsidRPr="00000000" w14:paraId="0000007C">
      <w:pPr>
        <w:numPr>
          <w:ilvl w:val="0"/>
          <w:numId w:val="103"/>
        </w:numPr>
        <w:spacing w:after="0" w:afterAutospacing="0" w:before="0" w:beforeAutospacing="0" w:lineRule="auto"/>
      </w:pPr>
      <w:r w:rsidDel="00000000" w:rsidR="00000000" w:rsidRPr="00000000">
        <w:rPr>
          <w:b w:val="1"/>
          <w:bCs w:val="1"/>
          <w:rtl w:val="0"/>
        </w:rPr>
        <w:t xml:space="preserve">Development and Testing :</w:t>
      </w:r>
      <w:r w:rsidDel="00000000" w:rsidR="00000000" w:rsidRPr="00000000">
        <w:rPr>
          <w:rtl w:val="0"/>
        </w:rPr>
        <w:t xml:space="preserve"> 3 Weeks</w:t>
      </w:r>
    </w:p>
    <w:p w:rsidR="00000000" w:rsidDel="00000000" w:rsidP="00000000" w:rsidRDefault="00000000" w:rsidRPr="00000000" w14:paraId="0000007D">
      <w:pPr>
        <w:numPr>
          <w:ilvl w:val="0"/>
          <w:numId w:val="103"/>
        </w:numPr>
        <w:spacing w:after="240" w:before="0" w:beforeAutospacing="0" w:lineRule="auto"/>
      </w:pPr>
      <w:r w:rsidDel="00000000" w:rsidR="00000000" w:rsidRPr="00000000">
        <w:rPr>
          <w:b w:val="1"/>
          <w:bCs w:val="1"/>
          <w:rtl w:val="0"/>
        </w:rPr>
        <w:t xml:space="preserve">Launch and Monitoring:</w:t>
      </w:r>
      <w:r w:rsidDel="00000000" w:rsidR="00000000" w:rsidRPr="00000000">
        <w:rPr>
          <w:rtl w:val="0"/>
        </w:rPr>
        <w:t xml:space="preserve"> 1 Week</w:t>
      </w:r>
    </w:p>
    <w:p w:rsidR="00000000" w:rsidDel="00000000" w:rsidP="00000000" w:rsidRDefault="00000000" w:rsidRPr="00000000" w14:paraId="0000007E">
      <w:pPr>
        <w:pStyle w:val="Heading2"/>
        <w:ind w:left="0" w:firstLine="0"/>
        <w:rPr/>
      </w:pPr>
      <w:bookmarkStart w:colFirst="0" w:colLast="0" w:name="_wwpwrkzwi1o" w:id="30"/>
      <w:bookmarkEnd w:id="30"/>
      <w:r w:rsidDel="00000000" w:rsidR="00000000" w:rsidRPr="00000000">
        <w:rPr>
          <w:rtl w:val="0"/>
        </w:rPr>
      </w:r>
    </w:p>
    <w:p w:rsidR="00000000" w:rsidDel="00000000" w:rsidP="00000000" w:rsidRDefault="00000000" w:rsidRPr="00000000" w14:paraId="0000007F">
      <w:pPr>
        <w:pStyle w:val="Heading2"/>
        <w:ind w:left="0" w:firstLine="0"/>
        <w:rPr/>
      </w:pPr>
      <w:bookmarkStart w:colFirst="0" w:colLast="0" w:name="_da4f6kg6z19s" w:id="31"/>
      <w:bookmarkEnd w:id="31"/>
      <w:r w:rsidDel="00000000" w:rsidR="00000000" w:rsidRPr="00000000">
        <w:rPr>
          <w:rtl w:val="0"/>
        </w:rPr>
        <w:t xml:space="preserve">Out of Scope Scenario :</w:t>
      </w:r>
    </w:p>
    <w:p w:rsidR="00000000" w:rsidDel="00000000" w:rsidP="00000000" w:rsidRDefault="00000000" w:rsidRPr="00000000" w14:paraId="00000080">
      <w:pPr>
        <w:pStyle w:val="Heading3"/>
        <w:rPr/>
      </w:pPr>
      <w:bookmarkStart w:colFirst="0" w:colLast="0" w:name="_mxiwue1j2v2p" w:id="32"/>
      <w:bookmarkEnd w:id="32"/>
      <w:r w:rsidDel="00000000" w:rsidR="00000000" w:rsidRPr="00000000">
        <w:rPr>
          <w:rtl w:val="0"/>
        </w:rPr>
        <w:t xml:space="preserve">SCENARIO: As a Client user, I am a Primary Account Holder (above age of consent).</w:t>
      </w:r>
    </w:p>
    <w:p w:rsidR="00000000" w:rsidDel="00000000" w:rsidP="00000000" w:rsidRDefault="00000000" w:rsidRPr="00000000" w14:paraId="00000081">
      <w:pPr>
        <w:ind w:left="0" w:firstLine="0"/>
        <w:rPr>
          <w:b w:val="1"/>
          <w:bCs w:val="1"/>
        </w:rPr>
      </w:pPr>
      <w:r w:rsidDel="00000000" w:rsidR="00000000" w:rsidRPr="00000000">
        <w:rPr>
          <w:b w:val="1"/>
          <w:bCs w:val="1"/>
          <w:rtl w:val="0"/>
        </w:rPr>
        <w:t xml:space="preserve">What’s implemented</w:t>
      </w:r>
    </w:p>
    <w:p w:rsidR="00000000" w:rsidDel="00000000" w:rsidP="00000000" w:rsidRDefault="00000000" w:rsidRPr="00000000" w14:paraId="00000082">
      <w:pPr>
        <w:numPr>
          <w:ilvl w:val="0"/>
          <w:numId w:val="64"/>
        </w:numPr>
      </w:pPr>
      <w:r w:rsidDel="00000000" w:rsidR="00000000" w:rsidRPr="00000000">
        <w:rPr>
          <w:rtl w:val="0"/>
        </w:rPr>
        <w:t xml:space="preserve">As a client user, I can </w:t>
      </w:r>
      <w:r w:rsidDel="00000000" w:rsidR="00000000" w:rsidRPr="00000000">
        <w:rPr>
          <w:b w:val="1"/>
          <w:bCs w:val="1"/>
          <w:rtl w:val="0"/>
        </w:rPr>
        <w:t xml:space="preserve">add a Sub-Profile</w:t>
      </w:r>
      <w:r w:rsidDel="00000000" w:rsidR="00000000" w:rsidRPr="00000000">
        <w:rPr>
          <w:rtl w:val="0"/>
        </w:rPr>
        <w:t xml:space="preserve"> while onboarding or via the client portal through the profile section.</w:t>
      </w:r>
    </w:p>
    <w:p w:rsidR="00000000" w:rsidDel="00000000" w:rsidP="00000000" w:rsidRDefault="00000000" w:rsidRPr="00000000" w14:paraId="00000083">
      <w:pPr>
        <w:numPr>
          <w:ilvl w:val="0"/>
          <w:numId w:val="64"/>
        </w:numPr>
      </w:pPr>
      <w:r w:rsidDel="00000000" w:rsidR="00000000" w:rsidRPr="00000000">
        <w:rPr>
          <w:rtl w:val="0"/>
        </w:rPr>
        <w:t xml:space="preserve">As a client user, to add a sub profile, I need to provide the following details.</w:t>
      </w:r>
    </w:p>
    <w:p w:rsidR="00000000" w:rsidDel="00000000" w:rsidP="00000000" w:rsidRDefault="00000000" w:rsidRPr="00000000" w14:paraId="00000084">
      <w:pPr>
        <w:numPr>
          <w:ilvl w:val="1"/>
          <w:numId w:val="64"/>
        </w:numPr>
        <w:ind w:left="1440" w:hanging="360"/>
      </w:pPr>
      <w:r w:rsidDel="00000000" w:rsidR="00000000" w:rsidRPr="00000000">
        <w:rPr>
          <w:rtl w:val="0"/>
        </w:rPr>
        <w:t xml:space="preserve">Name (First Name,Middle Name, Last Name) </w:t>
      </w:r>
    </w:p>
    <w:p w:rsidR="00000000" w:rsidDel="00000000" w:rsidP="00000000" w:rsidRDefault="00000000" w:rsidRPr="00000000" w14:paraId="00000085">
      <w:pPr>
        <w:numPr>
          <w:ilvl w:val="1"/>
          <w:numId w:val="64"/>
        </w:numPr>
        <w:ind w:left="1440" w:hanging="360"/>
      </w:pPr>
      <w:r w:rsidDel="00000000" w:rsidR="00000000" w:rsidRPr="00000000">
        <w:rPr>
          <w:rtl w:val="0"/>
        </w:rPr>
        <w:t xml:space="preserve">Phone Number</w:t>
      </w:r>
    </w:p>
    <w:p w:rsidR="00000000" w:rsidDel="00000000" w:rsidP="00000000" w:rsidRDefault="00000000" w:rsidRPr="00000000" w14:paraId="00000086">
      <w:pPr>
        <w:numPr>
          <w:ilvl w:val="1"/>
          <w:numId w:val="64"/>
        </w:numPr>
        <w:ind w:left="1440" w:hanging="360"/>
      </w:pPr>
      <w:r w:rsidDel="00000000" w:rsidR="00000000" w:rsidRPr="00000000">
        <w:rPr>
          <w:rtl w:val="0"/>
        </w:rPr>
        <w:t xml:space="preserve">Date of Birth (MM/DD/YYYY)</w:t>
      </w:r>
    </w:p>
    <w:p w:rsidR="00000000" w:rsidDel="00000000" w:rsidP="00000000" w:rsidRDefault="00000000" w:rsidRPr="00000000" w14:paraId="00000087">
      <w:pPr>
        <w:numPr>
          <w:ilvl w:val="1"/>
          <w:numId w:val="64"/>
        </w:numPr>
        <w:ind w:left="1440" w:hanging="360"/>
      </w:pPr>
      <w:r w:rsidDel="00000000" w:rsidR="00000000" w:rsidRPr="00000000">
        <w:rPr>
          <w:rtl w:val="0"/>
        </w:rPr>
        <w:t xml:space="preserve">Gender</w:t>
      </w:r>
    </w:p>
    <w:p w:rsidR="00000000" w:rsidDel="00000000" w:rsidP="00000000" w:rsidRDefault="00000000" w:rsidRPr="00000000" w14:paraId="00000088">
      <w:pPr>
        <w:numPr>
          <w:ilvl w:val="1"/>
          <w:numId w:val="64"/>
        </w:numPr>
        <w:ind w:left="1440" w:hanging="360"/>
      </w:pPr>
      <w:r w:rsidDel="00000000" w:rsidR="00000000" w:rsidRPr="00000000">
        <w:rPr>
          <w:rtl w:val="0"/>
        </w:rPr>
        <w:t xml:space="preserve">Address</w:t>
      </w:r>
    </w:p>
    <w:p w:rsidR="00000000" w:rsidDel="00000000" w:rsidP="00000000" w:rsidRDefault="00000000" w:rsidRPr="00000000" w14:paraId="00000089">
      <w:pPr>
        <w:numPr>
          <w:ilvl w:val="2"/>
          <w:numId w:val="64"/>
        </w:numPr>
        <w:ind w:left="2160" w:hanging="360"/>
      </w:pPr>
      <w:r w:rsidDel="00000000" w:rsidR="00000000" w:rsidRPr="00000000">
        <w:rPr>
          <w:rtl w:val="0"/>
        </w:rPr>
        <w:t xml:space="preserve">Street Name</w:t>
      </w:r>
    </w:p>
    <w:p w:rsidR="00000000" w:rsidDel="00000000" w:rsidP="00000000" w:rsidRDefault="00000000" w:rsidRPr="00000000" w14:paraId="0000008A">
      <w:pPr>
        <w:numPr>
          <w:ilvl w:val="2"/>
          <w:numId w:val="64"/>
        </w:numPr>
        <w:ind w:left="2160" w:hanging="360"/>
      </w:pPr>
      <w:r w:rsidDel="00000000" w:rsidR="00000000" w:rsidRPr="00000000">
        <w:rPr>
          <w:rtl w:val="0"/>
        </w:rPr>
        <w:t xml:space="preserve">Flat/Building No.</w:t>
      </w:r>
    </w:p>
    <w:p w:rsidR="00000000" w:rsidDel="00000000" w:rsidP="00000000" w:rsidRDefault="00000000" w:rsidRPr="00000000" w14:paraId="0000008B">
      <w:pPr>
        <w:numPr>
          <w:ilvl w:val="2"/>
          <w:numId w:val="64"/>
        </w:numPr>
        <w:ind w:left="2160" w:hanging="360"/>
      </w:pPr>
      <w:r w:rsidDel="00000000" w:rsidR="00000000" w:rsidRPr="00000000">
        <w:rPr>
          <w:rtl w:val="0"/>
        </w:rPr>
        <w:t xml:space="preserve">City</w:t>
      </w:r>
    </w:p>
    <w:p w:rsidR="00000000" w:rsidDel="00000000" w:rsidP="00000000" w:rsidRDefault="00000000" w:rsidRPr="00000000" w14:paraId="0000008C">
      <w:pPr>
        <w:numPr>
          <w:ilvl w:val="2"/>
          <w:numId w:val="64"/>
        </w:numPr>
        <w:ind w:left="2160" w:hanging="360"/>
      </w:pPr>
      <w:r w:rsidDel="00000000" w:rsidR="00000000" w:rsidRPr="00000000">
        <w:rPr>
          <w:rtl w:val="0"/>
        </w:rPr>
        <w:t xml:space="preserve">Country</w:t>
      </w:r>
    </w:p>
    <w:p w:rsidR="00000000" w:rsidDel="00000000" w:rsidP="00000000" w:rsidRDefault="00000000" w:rsidRPr="00000000" w14:paraId="0000008D">
      <w:pPr>
        <w:numPr>
          <w:ilvl w:val="2"/>
          <w:numId w:val="64"/>
        </w:numPr>
        <w:ind w:left="2160" w:hanging="360"/>
      </w:pPr>
      <w:r w:rsidDel="00000000" w:rsidR="00000000" w:rsidRPr="00000000">
        <w:rPr>
          <w:rtl w:val="0"/>
        </w:rPr>
        <w:t xml:space="preserve">States</w:t>
      </w:r>
    </w:p>
    <w:p w:rsidR="00000000" w:rsidDel="00000000" w:rsidP="00000000" w:rsidRDefault="00000000" w:rsidRPr="00000000" w14:paraId="0000008E">
      <w:pPr>
        <w:numPr>
          <w:ilvl w:val="2"/>
          <w:numId w:val="64"/>
        </w:numPr>
        <w:ind w:left="2160" w:hanging="360"/>
      </w:pPr>
      <w:r w:rsidDel="00000000" w:rsidR="00000000" w:rsidRPr="00000000">
        <w:rPr>
          <w:rtl w:val="0"/>
        </w:rPr>
        <w:t xml:space="preserve">Zip Code</w:t>
      </w:r>
    </w:p>
    <w:p w:rsidR="00000000" w:rsidDel="00000000" w:rsidP="00000000" w:rsidRDefault="00000000" w:rsidRPr="00000000" w14:paraId="0000008F">
      <w:pPr>
        <w:numPr>
          <w:ilvl w:val="1"/>
          <w:numId w:val="64"/>
        </w:numPr>
        <w:ind w:left="1440" w:hanging="360"/>
      </w:pPr>
      <w:r w:rsidDel="00000000" w:rsidR="00000000" w:rsidRPr="00000000">
        <w:rPr>
          <w:rtl w:val="0"/>
        </w:rPr>
        <w:t xml:space="preserve">Email address</w:t>
      </w:r>
    </w:p>
    <w:p w:rsidR="00000000" w:rsidDel="00000000" w:rsidP="00000000" w:rsidRDefault="00000000" w:rsidRPr="00000000" w14:paraId="00000090">
      <w:pPr>
        <w:numPr>
          <w:ilvl w:val="0"/>
          <w:numId w:val="64"/>
        </w:numPr>
      </w:pPr>
      <w:r w:rsidDel="00000000" w:rsidR="00000000" w:rsidRPr="00000000">
        <w:rPr>
          <w:rtl w:val="0"/>
        </w:rPr>
        <w:t xml:space="preserve">As a Client User, Through the client portal I can  </w:t>
      </w:r>
      <w:r w:rsidDel="00000000" w:rsidR="00000000" w:rsidRPr="00000000">
        <w:rPr>
          <w:b w:val="1"/>
          <w:bCs w:val="1"/>
          <w:rtl w:val="0"/>
        </w:rPr>
        <w:t xml:space="preserve">edit all profile details </w:t>
      </w:r>
      <w:r w:rsidDel="00000000" w:rsidR="00000000" w:rsidRPr="00000000">
        <w:rPr>
          <w:rtl w:val="0"/>
        </w:rPr>
        <w:t xml:space="preserve">for a sub profile linked to my account</w:t>
      </w:r>
      <w:r w:rsidDel="00000000" w:rsidR="00000000" w:rsidRPr="00000000">
        <w:rPr>
          <w:b w:val="1"/>
          <w:bCs w:val="1"/>
          <w:rtl w:val="0"/>
        </w:rPr>
        <w:t xml:space="preserve"> </w:t>
      </w:r>
      <w:r w:rsidDel="00000000" w:rsidR="00000000" w:rsidRPr="00000000">
        <w:rPr>
          <w:rtl w:val="0"/>
        </w:rPr>
        <w:t xml:space="preserve">, including the </w:t>
      </w:r>
      <w:r w:rsidDel="00000000" w:rsidR="00000000" w:rsidRPr="00000000">
        <w:rPr>
          <w:b w:val="1"/>
          <w:bCs w:val="1"/>
          <w:rtl w:val="0"/>
        </w:rPr>
        <w:t xml:space="preserve">email address</w:t>
      </w:r>
      <w:r w:rsidDel="00000000" w:rsidR="00000000" w:rsidRPr="00000000">
        <w:rPr>
          <w:rtl w:val="0"/>
        </w:rPr>
        <w:t xml:space="preserve">.</w:t>
      </w:r>
    </w:p>
    <w:p w:rsidR="00000000" w:rsidDel="00000000" w:rsidP="00000000" w:rsidRDefault="00000000" w:rsidRPr="00000000" w14:paraId="00000091">
      <w:pPr>
        <w:numPr>
          <w:ilvl w:val="0"/>
          <w:numId w:val="64"/>
        </w:numPr>
      </w:pPr>
      <w:r w:rsidDel="00000000" w:rsidR="00000000" w:rsidRPr="00000000">
        <w:rPr>
          <w:rtl w:val="0"/>
        </w:rPr>
        <w:t xml:space="preserve">The </w:t>
      </w:r>
      <w:r w:rsidDel="00000000" w:rsidR="00000000" w:rsidRPr="00000000">
        <w:rPr>
          <w:b w:val="1"/>
          <w:bCs w:val="1"/>
          <w:rtl w:val="0"/>
        </w:rPr>
        <w:t xml:space="preserve">email field remains editable</w:t>
      </w:r>
      <w:r w:rsidDel="00000000" w:rsidR="00000000" w:rsidRPr="00000000">
        <w:rPr>
          <w:rtl w:val="0"/>
        </w:rPr>
        <w:t xml:space="preserve"> when I update the Sub-Profile.</w:t>
      </w:r>
    </w:p>
    <w:p w:rsidR="00000000" w:rsidDel="00000000" w:rsidP="00000000" w:rsidRDefault="00000000" w:rsidRPr="00000000" w14:paraId="00000092">
      <w:pPr>
        <w:ind w:left="0" w:firstLine="0"/>
        <w:rPr>
          <w:b w:val="1"/>
          <w:bCs w:val="1"/>
        </w:rPr>
      </w:pPr>
      <w:r w:rsidDel="00000000" w:rsidR="00000000" w:rsidRPr="00000000">
        <w:rPr>
          <w:rtl w:val="0"/>
        </w:rPr>
      </w:r>
    </w:p>
    <w:p w:rsidR="00000000" w:rsidDel="00000000" w:rsidP="00000000" w:rsidRDefault="00000000" w:rsidRPr="00000000" w14:paraId="00000093">
      <w:pPr>
        <w:ind w:left="0" w:firstLine="0"/>
        <w:rPr>
          <w:b w:val="1"/>
          <w:bCs w:val="1"/>
        </w:rPr>
      </w:pPr>
      <w:r w:rsidDel="00000000" w:rsidR="00000000" w:rsidRPr="00000000">
        <w:rPr>
          <w:b w:val="1"/>
          <w:bCs w:val="1"/>
          <w:rtl w:val="0"/>
        </w:rPr>
        <w:t xml:space="preserve">What is out of scope</w:t>
      </w:r>
    </w:p>
    <w:p w:rsidR="00000000" w:rsidDel="00000000" w:rsidP="00000000" w:rsidRDefault="00000000" w:rsidRPr="00000000" w14:paraId="00000094">
      <w:pPr>
        <w:numPr>
          <w:ilvl w:val="0"/>
          <w:numId w:val="38"/>
        </w:numPr>
      </w:pPr>
      <w:r w:rsidDel="00000000" w:rsidR="00000000" w:rsidRPr="00000000">
        <w:rPr>
          <w:rtl w:val="0"/>
        </w:rPr>
        <w:t xml:space="preserve">If, in the future, the sub profile  email is used by the individual to </w:t>
      </w:r>
      <w:r w:rsidDel="00000000" w:rsidR="00000000" w:rsidRPr="00000000">
        <w:rPr>
          <w:b w:val="1"/>
          <w:bCs w:val="1"/>
          <w:rtl w:val="0"/>
        </w:rPr>
        <w:t xml:space="preserve">onboard independently</w:t>
      </w:r>
      <w:r w:rsidDel="00000000" w:rsidR="00000000" w:rsidRPr="00000000">
        <w:rPr>
          <w:rtl w:val="0"/>
        </w:rPr>
        <w:t xml:space="preserve"> after email verification and create their account,</w:t>
      </w:r>
    </w:p>
    <w:p w:rsidR="00000000" w:rsidDel="00000000" w:rsidP="00000000" w:rsidRDefault="00000000" w:rsidRPr="00000000" w14:paraId="00000095">
      <w:pPr>
        <w:numPr>
          <w:ilvl w:val="0"/>
          <w:numId w:val="38"/>
        </w:numPr>
      </w:pPr>
      <w:r w:rsidDel="00000000" w:rsidR="00000000" w:rsidRPr="00000000">
        <w:rPr>
          <w:rtl w:val="0"/>
        </w:rPr>
        <w:t xml:space="preserve">After the user has onboarded independently, the </w:t>
      </w:r>
      <w:r w:rsidDel="00000000" w:rsidR="00000000" w:rsidRPr="00000000">
        <w:rPr>
          <w:b w:val="1"/>
          <w:bCs w:val="1"/>
          <w:rtl w:val="0"/>
        </w:rPr>
        <w:t xml:space="preserve">Primary User can still edit the Sub-Profile’s email. </w:t>
      </w:r>
      <w:r w:rsidDel="00000000" w:rsidR="00000000" w:rsidRPr="00000000">
        <w:rPr>
          <w:rtl w:val="0"/>
        </w:rPr>
      </w:r>
    </w:p>
    <w:p w:rsidR="00000000" w:rsidDel="00000000" w:rsidP="00000000" w:rsidRDefault="00000000" w:rsidRPr="00000000" w14:paraId="00000096">
      <w:pPr>
        <w:ind w:firstLine="720"/>
        <w:rPr>
          <w:b w:val="1"/>
          <w:bCs w:val="1"/>
        </w:rPr>
      </w:pPr>
      <w:r w:rsidDel="00000000" w:rsidR="00000000" w:rsidRPr="00000000">
        <w:rPr>
          <w:rtl w:val="0"/>
        </w:rPr>
      </w:r>
    </w:p>
    <w:p w:rsidR="00000000" w:rsidDel="00000000" w:rsidP="00000000" w:rsidRDefault="00000000" w:rsidRPr="00000000" w14:paraId="00000097">
      <w:pPr>
        <w:ind w:left="0" w:firstLine="0"/>
        <w:rPr>
          <w:b w:val="1"/>
          <w:bCs w:val="1"/>
        </w:rPr>
      </w:pPr>
      <w:r w:rsidDel="00000000" w:rsidR="00000000" w:rsidRPr="00000000">
        <w:rPr>
          <w:rtl w:val="0"/>
        </w:rPr>
      </w:r>
    </w:p>
    <w:p w:rsidR="00000000" w:rsidDel="00000000" w:rsidP="00000000" w:rsidRDefault="00000000" w:rsidRPr="00000000" w14:paraId="00000098">
      <w:pPr>
        <w:ind w:left="0" w:firstLine="0"/>
        <w:rPr>
          <w:b w:val="1"/>
          <w:bCs w:val="1"/>
        </w:rPr>
      </w:pPr>
      <w:r w:rsidDel="00000000" w:rsidR="00000000" w:rsidRPr="00000000">
        <w:rPr>
          <w:rtl w:val="0"/>
        </w:rPr>
      </w:r>
    </w:p>
    <w:p w:rsidR="00000000" w:rsidDel="00000000" w:rsidP="00000000" w:rsidRDefault="00000000" w:rsidRPr="00000000" w14:paraId="00000099">
      <w:pPr>
        <w:pStyle w:val="Heading3"/>
        <w:rPr/>
      </w:pPr>
      <w:bookmarkStart w:colFirst="0" w:colLast="0" w:name="_h9psumed73we" w:id="33"/>
      <w:bookmarkEnd w:id="33"/>
      <w:r w:rsidDel="00000000" w:rsidR="00000000" w:rsidRPr="00000000">
        <w:rPr>
          <w:rtl w:val="0"/>
        </w:rPr>
        <w:t xml:space="preserve">SCENARIO: Link Between Underage Client and Parent/Guardian Details</w:t>
      </w:r>
    </w:p>
    <w:p w:rsidR="00000000" w:rsidDel="00000000" w:rsidP="00000000" w:rsidRDefault="00000000" w:rsidRPr="00000000" w14:paraId="0000009A">
      <w:pPr>
        <w:ind w:left="0" w:firstLine="0"/>
        <w:rPr>
          <w:b w:val="1"/>
          <w:bCs w:val="1"/>
        </w:rPr>
      </w:pPr>
      <w:r w:rsidDel="00000000" w:rsidR="00000000" w:rsidRPr="00000000">
        <w:rPr>
          <w:b w:val="1"/>
          <w:bCs w:val="1"/>
          <w:rtl w:val="0"/>
        </w:rPr>
        <w:t xml:space="preserve">What’s implemented?</w:t>
      </w:r>
    </w:p>
    <w:p w:rsidR="00000000" w:rsidDel="00000000" w:rsidP="00000000" w:rsidRDefault="00000000" w:rsidRPr="00000000" w14:paraId="0000009B">
      <w:pPr>
        <w:numPr>
          <w:ilvl w:val="0"/>
          <w:numId w:val="98"/>
        </w:numPr>
      </w:pPr>
      <w:r w:rsidDel="00000000" w:rsidR="00000000" w:rsidRPr="00000000">
        <w:rPr>
          <w:rtl w:val="0"/>
        </w:rPr>
        <w:t xml:space="preserve">As an underage client user (below the age of consent), I can provide my parent/guardian details during onboarding or later through the client portal in the profile section.</w:t>
      </w:r>
    </w:p>
    <w:p w:rsidR="00000000" w:rsidDel="00000000" w:rsidP="00000000" w:rsidRDefault="00000000" w:rsidRPr="00000000" w14:paraId="0000009C">
      <w:pPr>
        <w:numPr>
          <w:ilvl w:val="0"/>
          <w:numId w:val="98"/>
        </w:numPr>
      </w:pPr>
      <w:r w:rsidDel="00000000" w:rsidR="00000000" w:rsidRPr="00000000">
        <w:rPr>
          <w:rtl w:val="0"/>
        </w:rPr>
        <w:t xml:space="preserve">I can my Parents/Guardian details for experiencing consultation with licensed Care Providers.</w:t>
      </w:r>
      <w:ins w:author="DavidPaul Doyle" w:id="4" w:date="2025-04-09T21:05:07Z">
        <w:r w:rsidDel="00000000" w:rsidR="00000000" w:rsidRPr="00000000">
          <w:rPr>
            <w:rtl w:val="0"/>
          </w:rPr>
          <w:t xml:space="preserve"> </w:t>
        </w:r>
      </w:ins>
      <w:r w:rsidDel="00000000" w:rsidR="00000000" w:rsidRPr="00000000">
        <w:rPr>
          <w:rtl w:val="0"/>
        </w:rPr>
        <w:t xml:space="preserve">I need to provide:</w:t>
      </w:r>
    </w:p>
    <w:p w:rsidR="00000000" w:rsidDel="00000000" w:rsidP="00000000" w:rsidRDefault="00000000" w:rsidRPr="00000000" w14:paraId="0000009D">
      <w:pPr>
        <w:numPr>
          <w:ilvl w:val="1"/>
          <w:numId w:val="98"/>
        </w:numPr>
        <w:ind w:left="1440" w:hanging="360"/>
      </w:pPr>
      <w:r w:rsidDel="00000000" w:rsidR="00000000" w:rsidRPr="00000000">
        <w:rPr>
          <w:rtl w:val="0"/>
        </w:rPr>
        <w:t xml:space="preserve">Relationship ( Patient/Guardian) </w:t>
      </w:r>
    </w:p>
    <w:p w:rsidR="00000000" w:rsidDel="00000000" w:rsidP="00000000" w:rsidRDefault="00000000" w:rsidRPr="00000000" w14:paraId="0000009E">
      <w:pPr>
        <w:numPr>
          <w:ilvl w:val="1"/>
          <w:numId w:val="98"/>
        </w:numPr>
        <w:ind w:left="1440" w:hanging="360"/>
      </w:pPr>
      <w:r w:rsidDel="00000000" w:rsidR="00000000" w:rsidRPr="00000000">
        <w:rPr>
          <w:rtl w:val="0"/>
        </w:rPr>
        <w:t xml:space="preserve">Name ( First Name,Middle Name, last Name)</w:t>
      </w:r>
    </w:p>
    <w:p w:rsidR="00000000" w:rsidDel="00000000" w:rsidP="00000000" w:rsidRDefault="00000000" w:rsidRPr="00000000" w14:paraId="0000009F">
      <w:pPr>
        <w:numPr>
          <w:ilvl w:val="1"/>
          <w:numId w:val="98"/>
        </w:numPr>
        <w:ind w:left="1440" w:hanging="360"/>
      </w:pPr>
      <w:r w:rsidDel="00000000" w:rsidR="00000000" w:rsidRPr="00000000">
        <w:rPr>
          <w:rtl w:val="0"/>
        </w:rPr>
        <w:t xml:space="preserve">Email Address</w:t>
      </w:r>
    </w:p>
    <w:p w:rsidR="00000000" w:rsidDel="00000000" w:rsidP="00000000" w:rsidRDefault="00000000" w:rsidRPr="00000000" w14:paraId="000000A0">
      <w:pPr>
        <w:numPr>
          <w:ilvl w:val="1"/>
          <w:numId w:val="98"/>
        </w:numPr>
        <w:ind w:left="1440" w:hanging="360"/>
      </w:pPr>
      <w:r w:rsidDel="00000000" w:rsidR="00000000" w:rsidRPr="00000000">
        <w:rPr>
          <w:rtl w:val="0"/>
        </w:rPr>
        <w:t xml:space="preserve">Phone Number</w:t>
      </w:r>
    </w:p>
    <w:p w:rsidR="00000000" w:rsidDel="00000000" w:rsidP="00000000" w:rsidRDefault="00000000" w:rsidRPr="00000000" w14:paraId="000000A1">
      <w:pPr>
        <w:numPr>
          <w:ilvl w:val="1"/>
          <w:numId w:val="98"/>
        </w:numPr>
        <w:ind w:left="1440" w:hanging="360"/>
      </w:pPr>
      <w:r w:rsidDel="00000000" w:rsidR="00000000" w:rsidRPr="00000000">
        <w:rPr>
          <w:rtl w:val="0"/>
        </w:rPr>
        <w:t xml:space="preserve">Street Name</w:t>
      </w:r>
    </w:p>
    <w:p w:rsidR="00000000" w:rsidDel="00000000" w:rsidP="00000000" w:rsidRDefault="00000000" w:rsidRPr="00000000" w14:paraId="000000A2">
      <w:pPr>
        <w:numPr>
          <w:ilvl w:val="1"/>
          <w:numId w:val="98"/>
        </w:numPr>
        <w:ind w:left="1440" w:hanging="360"/>
      </w:pPr>
      <w:r w:rsidDel="00000000" w:rsidR="00000000" w:rsidRPr="00000000">
        <w:rPr>
          <w:rtl w:val="0"/>
        </w:rPr>
        <w:t xml:space="preserve">Flat/Building No.</w:t>
      </w:r>
    </w:p>
    <w:p w:rsidR="00000000" w:rsidDel="00000000" w:rsidP="00000000" w:rsidRDefault="00000000" w:rsidRPr="00000000" w14:paraId="000000A3">
      <w:pPr>
        <w:numPr>
          <w:ilvl w:val="1"/>
          <w:numId w:val="98"/>
        </w:numPr>
        <w:ind w:left="1440" w:hanging="360"/>
      </w:pPr>
      <w:r w:rsidDel="00000000" w:rsidR="00000000" w:rsidRPr="00000000">
        <w:rPr>
          <w:rtl w:val="0"/>
        </w:rPr>
        <w:t xml:space="preserve">City</w:t>
      </w:r>
    </w:p>
    <w:p w:rsidR="00000000" w:rsidDel="00000000" w:rsidP="00000000" w:rsidRDefault="00000000" w:rsidRPr="00000000" w14:paraId="000000A4">
      <w:pPr>
        <w:numPr>
          <w:ilvl w:val="1"/>
          <w:numId w:val="98"/>
        </w:numPr>
        <w:ind w:left="1440" w:hanging="360"/>
      </w:pPr>
      <w:r w:rsidDel="00000000" w:rsidR="00000000" w:rsidRPr="00000000">
        <w:rPr>
          <w:rtl w:val="0"/>
        </w:rPr>
        <w:t xml:space="preserve">Country</w:t>
      </w:r>
    </w:p>
    <w:p w:rsidR="00000000" w:rsidDel="00000000" w:rsidP="00000000" w:rsidRDefault="00000000" w:rsidRPr="00000000" w14:paraId="000000A5">
      <w:pPr>
        <w:numPr>
          <w:ilvl w:val="1"/>
          <w:numId w:val="98"/>
        </w:numPr>
        <w:ind w:left="1440" w:hanging="360"/>
      </w:pPr>
      <w:r w:rsidDel="00000000" w:rsidR="00000000" w:rsidRPr="00000000">
        <w:rPr>
          <w:rtl w:val="0"/>
        </w:rPr>
        <w:t xml:space="preserve">States</w:t>
      </w:r>
    </w:p>
    <w:p w:rsidR="00000000" w:rsidDel="00000000" w:rsidP="00000000" w:rsidRDefault="00000000" w:rsidRPr="00000000" w14:paraId="000000A6">
      <w:pPr>
        <w:numPr>
          <w:ilvl w:val="1"/>
          <w:numId w:val="98"/>
        </w:numPr>
        <w:ind w:left="1440" w:hanging="360"/>
      </w:pPr>
      <w:r w:rsidDel="00000000" w:rsidR="00000000" w:rsidRPr="00000000">
        <w:rPr>
          <w:rtl w:val="0"/>
        </w:rPr>
        <w:t xml:space="preserve">Zip code</w:t>
      </w:r>
    </w:p>
    <w:p w:rsidR="00000000" w:rsidDel="00000000" w:rsidP="00000000" w:rsidRDefault="00000000" w:rsidRPr="00000000" w14:paraId="000000A7">
      <w:pPr>
        <w:numPr>
          <w:ilvl w:val="1"/>
          <w:numId w:val="98"/>
        </w:numPr>
        <w:ind w:left="1440" w:hanging="360"/>
      </w:pPr>
      <w:r w:rsidDel="00000000" w:rsidR="00000000" w:rsidRPr="00000000">
        <w:rPr>
          <w:rtl w:val="0"/>
        </w:rPr>
        <w:t xml:space="preserve">Upload Legal Authority Document</w:t>
      </w:r>
    </w:p>
    <w:p w:rsidR="00000000" w:rsidDel="00000000" w:rsidP="00000000" w:rsidRDefault="00000000" w:rsidRPr="00000000" w14:paraId="000000A8">
      <w:pPr>
        <w:numPr>
          <w:ilvl w:val="0"/>
          <w:numId w:val="98"/>
        </w:numPr>
      </w:pPr>
      <w:r w:rsidDel="00000000" w:rsidR="00000000" w:rsidRPr="00000000">
        <w:rPr>
          <w:rtl w:val="0"/>
        </w:rPr>
        <w:t xml:space="preserve">As a Client user, I can update these details whenever I want to.</w:t>
      </w:r>
    </w:p>
    <w:p w:rsidR="00000000" w:rsidDel="00000000" w:rsidP="00000000" w:rsidRDefault="00000000" w:rsidRPr="00000000" w14:paraId="000000A9">
      <w:pPr>
        <w:ind w:left="0" w:firstLine="0"/>
        <w:rPr>
          <w:b w:val="1"/>
          <w:bCs w:val="1"/>
        </w:rPr>
      </w:pPr>
      <w:r w:rsidDel="00000000" w:rsidR="00000000" w:rsidRPr="00000000">
        <w:rPr>
          <w:rtl w:val="0"/>
        </w:rPr>
      </w:r>
    </w:p>
    <w:p w:rsidR="00000000" w:rsidDel="00000000" w:rsidP="00000000" w:rsidRDefault="00000000" w:rsidRPr="00000000" w14:paraId="000000AA">
      <w:pPr>
        <w:ind w:left="0" w:firstLine="0"/>
        <w:rPr>
          <w:b w:val="1"/>
          <w:bCs w:val="1"/>
        </w:rPr>
      </w:pPr>
      <w:r w:rsidDel="00000000" w:rsidR="00000000" w:rsidRPr="00000000">
        <w:rPr>
          <w:b w:val="1"/>
          <w:bCs w:val="1"/>
          <w:rtl w:val="0"/>
        </w:rPr>
        <w:t xml:space="preserve">What’s out of scope?</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numPr>
          <w:ilvl w:val="0"/>
          <w:numId w:val="24"/>
        </w:numPr>
      </w:pPr>
      <w:r w:rsidDel="00000000" w:rsidR="00000000" w:rsidRPr="00000000">
        <w:rPr>
          <w:rtl w:val="0"/>
        </w:rPr>
        <w:t xml:space="preserve">This information allows us to establish a connection between the under-age user and their parent/guardian.</w:t>
      </w:r>
    </w:p>
    <w:p w:rsidR="00000000" w:rsidDel="00000000" w:rsidP="00000000" w:rsidRDefault="00000000" w:rsidRPr="00000000" w14:paraId="000000AD">
      <w:pPr>
        <w:numPr>
          <w:ilvl w:val="0"/>
          <w:numId w:val="24"/>
        </w:numPr>
      </w:pPr>
      <w:r w:rsidDel="00000000" w:rsidR="00000000" w:rsidRPr="00000000">
        <w:rPr>
          <w:rtl w:val="0"/>
        </w:rPr>
        <w:t xml:space="preserve">If the parent/guardian is onboarded as a user in the future, their account will be created as a </w:t>
      </w:r>
      <w:r w:rsidDel="00000000" w:rsidR="00000000" w:rsidRPr="00000000">
        <w:rPr>
          <w:b w:val="1"/>
          <w:bCs w:val="1"/>
          <w:rtl w:val="0"/>
        </w:rPr>
        <w:t xml:space="preserve">linked user</w:t>
      </w:r>
      <w:r w:rsidDel="00000000" w:rsidR="00000000" w:rsidRPr="00000000">
        <w:rPr>
          <w:rtl w:val="0"/>
        </w:rPr>
        <w:t xml:space="preserve"> associated with the under-age-of-consent user.</w:t>
      </w:r>
    </w:p>
    <w:p w:rsidR="00000000" w:rsidDel="00000000" w:rsidP="00000000" w:rsidRDefault="00000000" w:rsidRPr="00000000" w14:paraId="000000AE">
      <w:pPr>
        <w:ind w:left="144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25i01xnls3t" w:id="34"/>
      <w:bookmarkEnd w:id="34"/>
      <w:r w:rsidDel="00000000" w:rsidR="00000000" w:rsidRPr="00000000">
        <w:rPr>
          <w:rFonts w:ascii="Montserrat" w:cs="Montserrat" w:eastAsia="Montserrat" w:hAnsi="Montserrat"/>
          <w:b w:val="1"/>
          <w:bCs w:val="1"/>
          <w:i w:val="0"/>
          <w:iCs w:val="0"/>
          <w:smallCaps w:val="0"/>
          <w:strike w:val="0"/>
          <w:color w:val="38761d"/>
          <w:sz w:val="44"/>
          <w:szCs w:val="44"/>
          <w:u w:val="none"/>
          <w:shd w:fill="auto" w:val="clear"/>
          <w:vertAlign w:val="baseline"/>
          <w:rtl w:val="0"/>
        </w:rPr>
        <w:t xml:space="preserve">User Stories</w:t>
      </w:r>
      <w:r w:rsidDel="00000000" w:rsidR="00000000" w:rsidRPr="00000000">
        <w:rPr>
          <w:rtl w:val="0"/>
        </w:rPr>
      </w:r>
    </w:p>
    <w:p w:rsidR="00000000" w:rsidDel="00000000" w:rsidP="00000000" w:rsidRDefault="00000000" w:rsidRPr="00000000" w14:paraId="000000B0">
      <w:pPr>
        <w:pStyle w:val="Title"/>
        <w:ind w:left="0" w:firstLine="0"/>
        <w:rPr/>
      </w:pPr>
      <w:bookmarkStart w:colFirst="0" w:colLast="0" w:name="_e92tpirkpwgk" w:id="35"/>
      <w:bookmarkEnd w:id="35"/>
      <w:r w:rsidDel="00000000" w:rsidR="00000000" w:rsidRPr="00000000">
        <w:rPr>
          <w:rtl w:val="0"/>
        </w:rPr>
        <w:t xml:space="preserve">USER STORIES: NEW CLIENT ONBOARDING</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spacing w:after="80" w:before="280" w:lineRule="auto"/>
        <w:rPr/>
      </w:pPr>
      <w:bookmarkStart w:colFirst="0" w:colLast="0" w:name="_pqnsatpq3avh" w:id="36"/>
      <w:bookmarkEnd w:id="36"/>
      <w:r w:rsidDel="00000000" w:rsidR="00000000" w:rsidRPr="00000000">
        <w:rPr>
          <w:rtl w:val="0"/>
        </w:rPr>
        <w:t xml:space="preserve">OVERVIEW:</w:t>
      </w:r>
    </w:p>
    <w:p w:rsidR="00000000" w:rsidDel="00000000" w:rsidP="00000000" w:rsidRDefault="00000000" w:rsidRPr="00000000" w14:paraId="000000B4">
      <w:pPr>
        <w:spacing w:after="240" w:before="240" w:lineRule="auto"/>
        <w:ind w:left="0" w:firstLine="0"/>
        <w:rPr/>
      </w:pPr>
      <w:r w:rsidDel="00000000" w:rsidR="00000000" w:rsidRPr="00000000">
        <w:rPr>
          <w:rtl w:val="0"/>
        </w:rPr>
        <w:t xml:space="preserve">The onboarding flow enables users to create a base account through email/password or third-party options like Google or Apple. It supports account creation for self, children, family members, or clients. The system adjusts based on user age, ensuring parental or guardian consent when needed. Once verified, users can create and manage personalized profiles, making the platform accessible for individuals, families, and professionals alike.</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pStyle w:val="Heading1"/>
        <w:ind w:left="0" w:firstLine="0"/>
        <w:rPr>
          <w:b w:val="1"/>
          <w:bCs w:val="1"/>
          <w:color w:val="674ea7"/>
        </w:rPr>
      </w:pPr>
      <w:bookmarkStart w:colFirst="0" w:colLast="0" w:name="_ia8p74xdtx4s" w:id="37"/>
      <w:bookmarkEnd w:id="37"/>
      <w:r w:rsidDel="00000000" w:rsidR="00000000" w:rsidRPr="00000000">
        <w:rPr>
          <w:b w:val="1"/>
          <w:bCs w:val="1"/>
          <w:color w:val="674ea7"/>
          <w:rtl w:val="0"/>
        </w:rPr>
        <w:t xml:space="preserve">Onboarding: Creating the Base Account</w:t>
      </w:r>
    </w:p>
    <w:p w:rsidR="00000000" w:rsidDel="00000000" w:rsidP="00000000" w:rsidRDefault="00000000" w:rsidRPr="00000000" w14:paraId="000000B7">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t xml:space="preserve">Figma link : </w:t>
      </w:r>
      <w:hyperlink r:id="rId7">
        <w:r w:rsidDel="00000000" w:rsidR="00000000" w:rsidRPr="00000000">
          <w:rPr>
            <w:color w:val="1155cc"/>
            <w:u w:val="single"/>
            <w:rtl w:val="0"/>
          </w:rPr>
          <w:t xml:space="preserve">Onboarding - Creating the base account (For Myself)</w:t>
        </w:r>
      </w:hyperlink>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pStyle w:val="Heading2"/>
        <w:ind w:left="0" w:firstLine="0"/>
        <w:rPr/>
      </w:pPr>
      <w:bookmarkStart w:colFirst="0" w:colLast="0" w:name="_oiee5tr8hkeo" w:id="38"/>
      <w:bookmarkEnd w:id="38"/>
      <w:r w:rsidDel="00000000" w:rsidR="00000000" w:rsidRPr="00000000">
        <w:rPr>
          <w:rtl w:val="0"/>
        </w:rPr>
        <w:t xml:space="preserve">User Story 1: Account Creation</w:t>
      </w:r>
    </w:p>
    <w:p w:rsidR="00000000" w:rsidDel="00000000" w:rsidP="00000000" w:rsidRDefault="00000000" w:rsidRPr="00000000" w14:paraId="000000BB">
      <w:pPr>
        <w:pStyle w:val="Heading3"/>
        <w:spacing w:after="80" w:before="280" w:lineRule="auto"/>
        <w:rPr/>
      </w:pPr>
      <w:bookmarkStart w:colFirst="0" w:colLast="0" w:name="_h2y47i94e7o1" w:id="39"/>
      <w:bookmarkEnd w:id="39"/>
      <w:r w:rsidDel="00000000" w:rsidR="00000000" w:rsidRPr="00000000">
        <w:rPr>
          <w:rtl w:val="0"/>
        </w:rPr>
        <w:t xml:space="preserve">Title:</w:t>
      </w:r>
    </w:p>
    <w:p w:rsidR="00000000" w:rsidDel="00000000" w:rsidP="00000000" w:rsidRDefault="00000000" w:rsidRPr="00000000" w14:paraId="000000BC">
      <w:pPr>
        <w:ind w:left="0" w:firstLine="0"/>
        <w:rPr/>
      </w:pPr>
      <w:r w:rsidDel="00000000" w:rsidR="00000000" w:rsidRPr="00000000">
        <w:rPr>
          <w:rtl w:val="0"/>
        </w:rPr>
        <w:t xml:space="preserve">As a new user, I want to create a new account by entering my details to sign up for the platform and begin using the services.</w:t>
      </w:r>
    </w:p>
    <w:p w:rsidR="00000000" w:rsidDel="00000000" w:rsidP="00000000" w:rsidRDefault="00000000" w:rsidRPr="00000000" w14:paraId="000000BD">
      <w:pPr>
        <w:pStyle w:val="Heading3"/>
        <w:spacing w:after="80" w:before="280" w:lineRule="auto"/>
        <w:rPr/>
      </w:pPr>
      <w:bookmarkStart w:colFirst="0" w:colLast="0" w:name="_t903m7lnykv4" w:id="40"/>
      <w:bookmarkEnd w:id="40"/>
      <w:r w:rsidDel="00000000" w:rsidR="00000000" w:rsidRPr="00000000">
        <w:rPr>
          <w:rtl w:val="0"/>
        </w:rPr>
        <w:t xml:space="preserve">Description:</w:t>
      </w:r>
    </w:p>
    <w:p w:rsidR="00000000" w:rsidDel="00000000" w:rsidP="00000000" w:rsidRDefault="00000000" w:rsidRPr="00000000" w14:paraId="000000BE">
      <w:pPr>
        <w:ind w:left="0" w:firstLine="0"/>
        <w:rPr/>
      </w:pPr>
      <w:r w:rsidDel="00000000" w:rsidR="00000000" w:rsidRPr="00000000">
        <w:rPr>
          <w:rtl w:val="0"/>
        </w:rPr>
        <w:t xml:space="preserve">The new user should be able to enter their first name, middle name (optional), last name, email, and phone number to create an account. The user must create and confirm a password that meets the security criteria. Users should be able to opt to sign up through Google or Apple sign-in options. The system should validate the user input in real-time to ensure all required fields are filled, and the email and phone number are formatted correctly before submission.</w:t>
      </w:r>
    </w:p>
    <w:p w:rsidR="00000000" w:rsidDel="00000000" w:rsidP="00000000" w:rsidRDefault="00000000" w:rsidRPr="00000000" w14:paraId="000000BF">
      <w:pPr>
        <w:pStyle w:val="Heading3"/>
        <w:spacing w:after="80" w:before="280" w:lineRule="auto"/>
        <w:rPr/>
      </w:pPr>
      <w:bookmarkStart w:colFirst="0" w:colLast="0" w:name="_kr2tr6iv2mfo" w:id="41"/>
      <w:bookmarkEnd w:id="41"/>
      <w:r w:rsidDel="00000000" w:rsidR="00000000" w:rsidRPr="00000000">
        <w:rPr>
          <w:rtl w:val="0"/>
        </w:rPr>
        <w:t xml:space="preserve">Preconditions:</w:t>
      </w:r>
    </w:p>
    <w:p w:rsidR="00000000" w:rsidDel="00000000" w:rsidP="00000000" w:rsidRDefault="00000000" w:rsidRPr="00000000" w14:paraId="000000C0">
      <w:pPr>
        <w:numPr>
          <w:ilvl w:val="0"/>
          <w:numId w:val="39"/>
        </w:numPr>
        <w:spacing w:after="0" w:afterAutospacing="0" w:before="240" w:lineRule="auto"/>
      </w:pPr>
      <w:r w:rsidDel="00000000" w:rsidR="00000000" w:rsidRPr="00000000">
        <w:rPr>
          <w:rtl w:val="0"/>
        </w:rPr>
        <w:t xml:space="preserve">The user should have a valid email address.</w:t>
      </w:r>
    </w:p>
    <w:p w:rsidR="00000000" w:rsidDel="00000000" w:rsidP="00000000" w:rsidRDefault="00000000" w:rsidRPr="00000000" w14:paraId="000000C1">
      <w:pPr>
        <w:numPr>
          <w:ilvl w:val="0"/>
          <w:numId w:val="39"/>
        </w:numPr>
        <w:spacing w:after="240" w:before="0" w:beforeAutospacing="0" w:lineRule="auto"/>
      </w:pPr>
      <w:r w:rsidDel="00000000" w:rsidR="00000000" w:rsidRPr="00000000">
        <w:rPr>
          <w:rtl w:val="0"/>
        </w:rPr>
        <w:t xml:space="preserve">The platform should be able to handle email validation for uniqueness.</w:t>
      </w:r>
    </w:p>
    <w:p w:rsidR="00000000" w:rsidDel="00000000" w:rsidP="00000000" w:rsidRDefault="00000000" w:rsidRPr="00000000" w14:paraId="000000C2">
      <w:pPr>
        <w:pStyle w:val="Heading3"/>
        <w:spacing w:after="80" w:before="280" w:lineRule="auto"/>
        <w:rPr/>
      </w:pPr>
      <w:bookmarkStart w:colFirst="0" w:colLast="0" w:name="_37u1sqm08cbz" w:id="42"/>
      <w:bookmarkEnd w:id="42"/>
      <w:r w:rsidDel="00000000" w:rsidR="00000000" w:rsidRPr="00000000">
        <w:rPr>
          <w:rtl w:val="0"/>
        </w:rPr>
        <w:t xml:space="preserve">Acceptance Criteria:</w:t>
      </w:r>
    </w:p>
    <w:p w:rsidR="00000000" w:rsidDel="00000000" w:rsidP="00000000" w:rsidRDefault="00000000" w:rsidRPr="00000000" w14:paraId="000000C3">
      <w:pPr>
        <w:numPr>
          <w:ilvl w:val="0"/>
          <w:numId w:val="99"/>
        </w:numPr>
        <w:spacing w:after="0" w:afterAutospacing="0" w:before="240" w:lineRule="auto"/>
      </w:pPr>
      <w:r w:rsidDel="00000000" w:rsidR="00000000" w:rsidRPr="00000000">
        <w:rPr>
          <w:b w:val="1"/>
          <w:bCs w:val="1"/>
          <w:rtl w:val="0"/>
        </w:rPr>
        <w:t xml:space="preserve">Form Fields</w:t>
      </w:r>
      <w:r w:rsidDel="00000000" w:rsidR="00000000" w:rsidRPr="00000000">
        <w:rPr>
          <w:rtl w:val="0"/>
        </w:rPr>
        <w:t xml:space="preserve">: The "Create an Account" form should have fields for first name, middle name (optional), last name, email, and phone number (optional).</w:t>
      </w:r>
    </w:p>
    <w:p w:rsidR="00000000" w:rsidDel="00000000" w:rsidP="00000000" w:rsidRDefault="00000000" w:rsidRPr="00000000" w14:paraId="000000C4">
      <w:pPr>
        <w:numPr>
          <w:ilvl w:val="0"/>
          <w:numId w:val="99"/>
        </w:numPr>
        <w:spacing w:after="0" w:afterAutospacing="0" w:before="0" w:beforeAutospacing="0" w:lineRule="auto"/>
      </w:pPr>
      <w:r w:rsidDel="00000000" w:rsidR="00000000" w:rsidRPr="00000000">
        <w:rPr>
          <w:b w:val="1"/>
          <w:bCs w:val="1"/>
          <w:rtl w:val="0"/>
        </w:rPr>
        <w:t xml:space="preserve">Email Validation</w:t>
      </w:r>
      <w:r w:rsidDel="00000000" w:rsidR="00000000" w:rsidRPr="00000000">
        <w:rPr>
          <w:rtl w:val="0"/>
        </w:rPr>
        <w:t xml:space="preserve">: The Email field should include validation for the correct format (e.g., correct email syntax).</w:t>
      </w:r>
    </w:p>
    <w:p w:rsidR="00000000" w:rsidDel="00000000" w:rsidP="00000000" w:rsidRDefault="00000000" w:rsidRPr="00000000" w14:paraId="000000C5">
      <w:pPr>
        <w:numPr>
          <w:ilvl w:val="0"/>
          <w:numId w:val="99"/>
        </w:numPr>
        <w:spacing w:after="0" w:afterAutospacing="0" w:before="0" w:beforeAutospacing="0" w:lineRule="auto"/>
      </w:pPr>
      <w:r w:rsidDel="00000000" w:rsidR="00000000" w:rsidRPr="00000000">
        <w:rPr>
          <w:b w:val="1"/>
          <w:bCs w:val="1"/>
          <w:rtl w:val="0"/>
        </w:rPr>
        <w:t xml:space="preserve">Password Requirements</w:t>
      </w:r>
      <w:r w:rsidDel="00000000" w:rsidR="00000000" w:rsidRPr="00000000">
        <w:rPr>
          <w:rtl w:val="0"/>
        </w:rPr>
        <w:t xml:space="preserve">: The user must create a password that meets existing security criteria (HIPAA-compliant).</w:t>
      </w:r>
    </w:p>
    <w:p w:rsidR="00000000" w:rsidDel="00000000" w:rsidP="00000000" w:rsidRDefault="00000000" w:rsidRPr="00000000" w14:paraId="000000C6">
      <w:pPr>
        <w:numPr>
          <w:ilvl w:val="0"/>
          <w:numId w:val="99"/>
        </w:numPr>
        <w:spacing w:after="0" w:afterAutospacing="0" w:before="0" w:beforeAutospacing="0" w:lineRule="auto"/>
      </w:pPr>
      <w:r w:rsidDel="00000000" w:rsidR="00000000" w:rsidRPr="00000000">
        <w:rPr>
          <w:b w:val="1"/>
          <w:bCs w:val="1"/>
          <w:rtl w:val="0"/>
        </w:rPr>
        <w:t xml:space="preserve">Show/Hide Password</w:t>
      </w:r>
      <w:r w:rsidDel="00000000" w:rsidR="00000000" w:rsidRPr="00000000">
        <w:rPr>
          <w:rtl w:val="0"/>
        </w:rPr>
        <w:t xml:space="preserve">: There should be a "show/hide" option for the password fields.</w:t>
      </w:r>
    </w:p>
    <w:p w:rsidR="00000000" w:rsidDel="00000000" w:rsidP="00000000" w:rsidRDefault="00000000" w:rsidRPr="00000000" w14:paraId="000000C7">
      <w:pPr>
        <w:numPr>
          <w:ilvl w:val="0"/>
          <w:numId w:val="99"/>
        </w:numPr>
        <w:spacing w:after="0" w:afterAutospacing="0" w:before="0" w:beforeAutospacing="0" w:lineRule="auto"/>
      </w:pPr>
      <w:r w:rsidDel="00000000" w:rsidR="00000000" w:rsidRPr="00000000">
        <w:rPr>
          <w:b w:val="1"/>
          <w:bCs w:val="1"/>
          <w:rtl w:val="0"/>
        </w:rPr>
        <w:t xml:space="preserve">Terms and Conditions</w:t>
      </w:r>
      <w:r w:rsidDel="00000000" w:rsidR="00000000" w:rsidRPr="00000000">
        <w:rPr>
          <w:rtl w:val="0"/>
        </w:rPr>
        <w:t xml:space="preserve">: Users must check the "Terms and Conditions" box to proceed, with a link that opens in a new tab.</w:t>
      </w:r>
    </w:p>
    <w:p w:rsidR="00000000" w:rsidDel="00000000" w:rsidP="00000000" w:rsidRDefault="00000000" w:rsidRPr="00000000" w14:paraId="000000C8">
      <w:pPr>
        <w:numPr>
          <w:ilvl w:val="0"/>
          <w:numId w:val="99"/>
        </w:numPr>
        <w:spacing w:after="0" w:afterAutospacing="0" w:before="0" w:beforeAutospacing="0" w:lineRule="auto"/>
      </w:pPr>
      <w:r w:rsidDel="00000000" w:rsidR="00000000" w:rsidRPr="00000000">
        <w:rPr>
          <w:b w:val="1"/>
          <w:bCs w:val="1"/>
          <w:rtl w:val="0"/>
        </w:rPr>
        <w:t xml:space="preserve">Sign-Up Options</w:t>
      </w:r>
      <w:r w:rsidDel="00000000" w:rsidR="00000000" w:rsidRPr="00000000">
        <w:rPr>
          <w:rtl w:val="0"/>
        </w:rPr>
        <w:t xml:space="preserve">: Users should have the option to sign up with Google or Apple, redirecting to their authentication pages and returning with details pre-filled if authorized.</w:t>
      </w:r>
    </w:p>
    <w:p w:rsidR="00000000" w:rsidDel="00000000" w:rsidP="00000000" w:rsidRDefault="00000000" w:rsidRPr="00000000" w14:paraId="000000C9">
      <w:pPr>
        <w:numPr>
          <w:ilvl w:val="0"/>
          <w:numId w:val="99"/>
        </w:numPr>
        <w:spacing w:after="0" w:afterAutospacing="0" w:before="0" w:beforeAutospacing="0" w:lineRule="auto"/>
      </w:pPr>
      <w:r w:rsidDel="00000000" w:rsidR="00000000" w:rsidRPr="00000000">
        <w:rPr>
          <w:b w:val="1"/>
          <w:bCs w:val="1"/>
          <w:rtl w:val="0"/>
        </w:rPr>
        <w:t xml:space="preserve">Error Handling</w:t>
      </w:r>
      <w:r w:rsidDel="00000000" w:rsidR="00000000" w:rsidRPr="00000000">
        <w:rPr>
          <w:rtl w:val="0"/>
        </w:rPr>
        <w:t xml:space="preserve">: If any required field is missing or contains invalid input (e.g., invalid email format), an inline error message should appear.</w:t>
      </w:r>
    </w:p>
    <w:p w:rsidR="00000000" w:rsidDel="00000000" w:rsidP="00000000" w:rsidRDefault="00000000" w:rsidRPr="00000000" w14:paraId="000000CA">
      <w:pPr>
        <w:numPr>
          <w:ilvl w:val="0"/>
          <w:numId w:val="99"/>
        </w:numPr>
        <w:spacing w:after="0" w:afterAutospacing="0" w:before="0" w:beforeAutospacing="0" w:lineRule="auto"/>
      </w:pPr>
      <w:r w:rsidDel="00000000" w:rsidR="00000000" w:rsidRPr="00000000">
        <w:rPr>
          <w:b w:val="1"/>
          <w:bCs w:val="1"/>
          <w:rtl w:val="0"/>
        </w:rPr>
        <w:t xml:space="preserve">Security and Backend</w:t>
      </w:r>
      <w:r w:rsidDel="00000000" w:rsidR="00000000" w:rsidRPr="00000000">
        <w:rPr>
          <w:rtl w:val="0"/>
        </w:rPr>
        <w:t xml:space="preserve">: Passwords must be hashed and stored securely; duplicate email addresses should not be allowed.</w:t>
      </w:r>
    </w:p>
    <w:p w:rsidR="00000000" w:rsidDel="00000000" w:rsidP="00000000" w:rsidRDefault="00000000" w:rsidRPr="00000000" w14:paraId="000000CB">
      <w:pPr>
        <w:numPr>
          <w:ilvl w:val="0"/>
          <w:numId w:val="99"/>
        </w:numPr>
        <w:spacing w:after="240" w:before="0" w:beforeAutospacing="0" w:lineRule="auto"/>
      </w:pPr>
      <w:r w:rsidDel="00000000" w:rsidR="00000000" w:rsidRPr="00000000">
        <w:rPr>
          <w:b w:val="1"/>
          <w:bCs w:val="1"/>
          <w:rtl w:val="0"/>
        </w:rPr>
        <w:t xml:space="preserve">Verification Email</w:t>
      </w:r>
      <w:r w:rsidDel="00000000" w:rsidR="00000000" w:rsidRPr="00000000">
        <w:rPr>
          <w:rtl w:val="0"/>
        </w:rPr>
        <w:t xml:space="preserve">: Successful account creation should trigger an email verification request Via OTP.</w:t>
      </w:r>
    </w:p>
    <w:p w:rsidR="00000000" w:rsidDel="00000000" w:rsidP="00000000" w:rsidRDefault="00000000" w:rsidRPr="00000000" w14:paraId="000000CC">
      <w:pPr>
        <w:spacing w:after="240" w:before="240" w:lineRule="auto"/>
        <w:ind w:left="0" w:firstLine="0"/>
        <w:rPr/>
      </w:pPr>
      <w:r w:rsidDel="00000000" w:rsidR="00000000" w:rsidRPr="00000000">
        <w:rPr>
          <w:rtl w:val="0"/>
        </w:rPr>
      </w:r>
    </w:p>
    <w:p w:rsidR="00000000" w:rsidDel="00000000" w:rsidP="00000000" w:rsidRDefault="00000000" w:rsidRPr="00000000" w14:paraId="000000CD">
      <w:pPr>
        <w:pStyle w:val="Heading2"/>
        <w:spacing w:after="240" w:before="240" w:lineRule="auto"/>
        <w:ind w:left="0" w:firstLine="0"/>
        <w:rPr/>
      </w:pPr>
      <w:bookmarkStart w:colFirst="0" w:colLast="0" w:name="_9dcyzukzg1d0" w:id="43"/>
      <w:bookmarkEnd w:id="43"/>
      <w:r w:rsidDel="00000000" w:rsidR="00000000" w:rsidRPr="00000000">
        <w:rPr>
          <w:rtl w:val="0"/>
        </w:rPr>
        <w:t xml:space="preserve">User Story 2: Email Verification</w:t>
      </w:r>
    </w:p>
    <w:p w:rsidR="00000000" w:rsidDel="00000000" w:rsidP="00000000" w:rsidRDefault="00000000" w:rsidRPr="00000000" w14:paraId="000000CE">
      <w:pPr>
        <w:pStyle w:val="Heading3"/>
        <w:spacing w:after="80" w:before="280" w:lineRule="auto"/>
        <w:rPr/>
      </w:pPr>
      <w:bookmarkStart w:colFirst="0" w:colLast="0" w:name="_gr3pjikicwyf" w:id="44"/>
      <w:bookmarkEnd w:id="44"/>
      <w:r w:rsidDel="00000000" w:rsidR="00000000" w:rsidRPr="00000000">
        <w:rPr>
          <w:rtl w:val="0"/>
        </w:rPr>
        <w:t xml:space="preserve">Title:</w:t>
      </w:r>
    </w:p>
    <w:p w:rsidR="00000000" w:rsidDel="00000000" w:rsidP="00000000" w:rsidRDefault="00000000" w:rsidRPr="00000000" w14:paraId="000000CF">
      <w:pPr>
        <w:ind w:left="0" w:firstLine="0"/>
        <w:rPr/>
      </w:pPr>
      <w:r w:rsidDel="00000000" w:rsidR="00000000" w:rsidRPr="00000000">
        <w:rPr>
          <w:rtl w:val="0"/>
        </w:rPr>
        <w:t xml:space="preserve">As a user, I want to verify my email address after signing up to securely proceed to profile creation.</w:t>
      </w:r>
    </w:p>
    <w:p w:rsidR="00000000" w:rsidDel="00000000" w:rsidP="00000000" w:rsidRDefault="00000000" w:rsidRPr="00000000" w14:paraId="000000D0">
      <w:pPr>
        <w:pStyle w:val="Heading3"/>
        <w:spacing w:after="80" w:before="280" w:lineRule="auto"/>
        <w:rPr/>
      </w:pPr>
      <w:bookmarkStart w:colFirst="0" w:colLast="0" w:name="_gpdqdt9v0amx" w:id="45"/>
      <w:bookmarkEnd w:id="45"/>
      <w:r w:rsidDel="00000000" w:rsidR="00000000" w:rsidRPr="00000000">
        <w:rPr>
          <w:rtl w:val="0"/>
        </w:rPr>
        <w:t xml:space="preserve">Description:</w:t>
      </w:r>
    </w:p>
    <w:p w:rsidR="00000000" w:rsidDel="00000000" w:rsidP="00000000" w:rsidRDefault="00000000" w:rsidRPr="00000000" w14:paraId="000000D1">
      <w:pPr>
        <w:ind w:left="0" w:firstLine="0"/>
        <w:rPr/>
      </w:pPr>
      <w:r w:rsidDel="00000000" w:rsidR="00000000" w:rsidRPr="00000000">
        <w:rPr>
          <w:rtl w:val="0"/>
        </w:rPr>
        <w:t xml:space="preserve">After submitting the sign-up form, users should verify their email by entering a code sent to their registered email. This process ensures that only valid users can proceed.</w:t>
      </w:r>
    </w:p>
    <w:p w:rsidR="00000000" w:rsidDel="00000000" w:rsidP="00000000" w:rsidRDefault="00000000" w:rsidRPr="00000000" w14:paraId="000000D2">
      <w:pPr>
        <w:pStyle w:val="Heading3"/>
        <w:spacing w:after="80" w:before="280" w:lineRule="auto"/>
        <w:rPr/>
      </w:pPr>
      <w:bookmarkStart w:colFirst="0" w:colLast="0" w:name="_yjs71o3siizr" w:id="46"/>
      <w:bookmarkEnd w:id="46"/>
      <w:r w:rsidDel="00000000" w:rsidR="00000000" w:rsidRPr="00000000">
        <w:rPr>
          <w:rtl w:val="0"/>
        </w:rPr>
        <w:t xml:space="preserve">Preconditions:</w:t>
      </w:r>
    </w:p>
    <w:p w:rsidR="00000000" w:rsidDel="00000000" w:rsidP="00000000" w:rsidRDefault="00000000" w:rsidRPr="00000000" w14:paraId="000000D3">
      <w:pPr>
        <w:numPr>
          <w:ilvl w:val="0"/>
          <w:numId w:val="30"/>
        </w:numPr>
        <w:spacing w:after="0" w:afterAutospacing="0" w:before="240" w:lineRule="auto"/>
      </w:pPr>
      <w:r w:rsidDel="00000000" w:rsidR="00000000" w:rsidRPr="00000000">
        <w:rPr>
          <w:rtl w:val="0"/>
        </w:rPr>
        <w:t xml:space="preserve">The system should have sent a unique verification code to the user’s email during account creation.</w:t>
      </w:r>
    </w:p>
    <w:p w:rsidR="00000000" w:rsidDel="00000000" w:rsidP="00000000" w:rsidRDefault="00000000" w:rsidRPr="00000000" w14:paraId="000000D4">
      <w:pPr>
        <w:numPr>
          <w:ilvl w:val="0"/>
          <w:numId w:val="30"/>
        </w:numPr>
        <w:spacing w:after="0" w:afterAutospacing="0" w:before="0" w:beforeAutospacing="0" w:lineRule="auto"/>
      </w:pPr>
      <w:r w:rsidDel="00000000" w:rsidR="00000000" w:rsidRPr="00000000">
        <w:rPr>
          <w:rtl w:val="0"/>
        </w:rPr>
        <w:t xml:space="preserve">The code should have an expiration period (e.g., 5 minutes). - Not managed on our end</w:t>
      </w:r>
    </w:p>
    <w:p w:rsidR="00000000" w:rsidDel="00000000" w:rsidP="00000000" w:rsidRDefault="00000000" w:rsidRPr="00000000" w14:paraId="000000D5">
      <w:pPr>
        <w:numPr>
          <w:ilvl w:val="0"/>
          <w:numId w:val="30"/>
        </w:numPr>
        <w:spacing w:after="240" w:before="0" w:beforeAutospacing="0" w:lineRule="auto"/>
      </w:pPr>
      <w:r w:rsidDel="00000000" w:rsidR="00000000" w:rsidRPr="00000000">
        <w:rPr>
          <w:rtl w:val="0"/>
        </w:rPr>
        <w:t xml:space="preserve">The code will not be sent if a user is onboarded using signup with google or apple.</w:t>
      </w:r>
    </w:p>
    <w:p w:rsidR="00000000" w:rsidDel="00000000" w:rsidP="00000000" w:rsidRDefault="00000000" w:rsidRPr="00000000" w14:paraId="000000D6">
      <w:pPr>
        <w:pStyle w:val="Heading3"/>
        <w:spacing w:after="80" w:before="280" w:lineRule="auto"/>
        <w:rPr/>
      </w:pPr>
      <w:bookmarkStart w:colFirst="0" w:colLast="0" w:name="_2v2zijvsosfn" w:id="47"/>
      <w:bookmarkEnd w:id="47"/>
      <w:r w:rsidDel="00000000" w:rsidR="00000000" w:rsidRPr="00000000">
        <w:rPr>
          <w:rtl w:val="0"/>
        </w:rPr>
        <w:t xml:space="preserve">Acceptance Criteria:</w:t>
      </w:r>
    </w:p>
    <w:p w:rsidR="00000000" w:rsidDel="00000000" w:rsidP="00000000" w:rsidRDefault="00000000" w:rsidRPr="00000000" w14:paraId="000000D7">
      <w:pPr>
        <w:numPr>
          <w:ilvl w:val="0"/>
          <w:numId w:val="25"/>
        </w:numPr>
        <w:spacing w:after="0" w:afterAutospacing="0" w:before="240" w:lineRule="auto"/>
      </w:pPr>
      <w:r w:rsidDel="00000000" w:rsidR="00000000" w:rsidRPr="00000000">
        <w:rPr>
          <w:b w:val="1"/>
          <w:bCs w:val="1"/>
          <w:rtl w:val="0"/>
        </w:rPr>
        <w:t xml:space="preserve">Email Sending</w:t>
      </w:r>
      <w:r w:rsidDel="00000000" w:rsidR="00000000" w:rsidRPr="00000000">
        <w:rPr>
          <w:rtl w:val="0"/>
        </w:rPr>
        <w:t xml:space="preserve">: After account creation, an email should contain a one-time verification code (OTP) with a time limit.</w:t>
      </w:r>
    </w:p>
    <w:p w:rsidR="00000000" w:rsidDel="00000000" w:rsidP="00000000" w:rsidRDefault="00000000" w:rsidRPr="00000000" w14:paraId="000000D8">
      <w:pPr>
        <w:numPr>
          <w:ilvl w:val="0"/>
          <w:numId w:val="25"/>
        </w:numPr>
        <w:spacing w:after="0" w:afterAutospacing="0" w:before="0" w:beforeAutospacing="0" w:lineRule="auto"/>
      </w:pPr>
      <w:r w:rsidDel="00000000" w:rsidR="00000000" w:rsidRPr="00000000">
        <w:rPr>
          <w:b w:val="1"/>
          <w:bCs w:val="1"/>
          <w:rtl w:val="0"/>
        </w:rPr>
        <w:t xml:space="preserve">Verification Form</w:t>
      </w:r>
      <w:r w:rsidDel="00000000" w:rsidR="00000000" w:rsidRPr="00000000">
        <w:rPr>
          <w:rtl w:val="0"/>
        </w:rPr>
        <w:t xml:space="preserve">: A form for the verification code should include fields for input, "Verify," and "Resend code."</w:t>
      </w:r>
    </w:p>
    <w:p w:rsidR="00000000" w:rsidDel="00000000" w:rsidP="00000000" w:rsidRDefault="00000000" w:rsidRPr="00000000" w14:paraId="000000D9">
      <w:pPr>
        <w:numPr>
          <w:ilvl w:val="0"/>
          <w:numId w:val="25"/>
        </w:numPr>
        <w:spacing w:after="0" w:afterAutospacing="0" w:before="0" w:beforeAutospacing="0" w:lineRule="auto"/>
      </w:pPr>
      <w:r w:rsidDel="00000000" w:rsidR="00000000" w:rsidRPr="00000000">
        <w:rPr>
          <w:b w:val="1"/>
          <w:bCs w:val="1"/>
          <w:rtl w:val="0"/>
        </w:rPr>
        <w:t xml:space="preserve">Resend Code</w:t>
      </w:r>
      <w:r w:rsidDel="00000000" w:rsidR="00000000" w:rsidRPr="00000000">
        <w:rPr>
          <w:rtl w:val="0"/>
        </w:rPr>
        <w:t xml:space="preserve">: The "Resend code" button should become clickable after 30 seconds.</w:t>
      </w:r>
    </w:p>
    <w:p w:rsidR="00000000" w:rsidDel="00000000" w:rsidP="00000000" w:rsidRDefault="00000000" w:rsidRPr="00000000" w14:paraId="000000DA">
      <w:pPr>
        <w:numPr>
          <w:ilvl w:val="0"/>
          <w:numId w:val="25"/>
        </w:numPr>
        <w:spacing w:after="0" w:afterAutospacing="0" w:before="0" w:beforeAutospacing="0" w:lineRule="auto"/>
      </w:pPr>
      <w:r w:rsidDel="00000000" w:rsidR="00000000" w:rsidRPr="00000000">
        <w:rPr>
          <w:b w:val="1"/>
          <w:bCs w:val="1"/>
          <w:rtl w:val="0"/>
        </w:rPr>
        <w:t xml:space="preserve">Verification Process</w:t>
      </w:r>
      <w:r w:rsidDel="00000000" w:rsidR="00000000" w:rsidRPr="00000000">
        <w:rPr>
          <w:rtl w:val="0"/>
        </w:rPr>
        <w:t xml:space="preserve">: If the code matches, the email is marked as verified. If not, an error is displayed, and "Resend code" is available.</w:t>
      </w:r>
    </w:p>
    <w:p w:rsidR="00000000" w:rsidDel="00000000" w:rsidP="00000000" w:rsidRDefault="00000000" w:rsidRPr="00000000" w14:paraId="000000DB">
      <w:pPr>
        <w:numPr>
          <w:ilvl w:val="0"/>
          <w:numId w:val="25"/>
        </w:numPr>
        <w:spacing w:after="240" w:before="0" w:beforeAutospacing="0" w:lineRule="auto"/>
      </w:pPr>
      <w:r w:rsidDel="00000000" w:rsidR="00000000" w:rsidRPr="00000000">
        <w:rPr>
          <w:b w:val="1"/>
          <w:bCs w:val="1"/>
          <w:rtl w:val="0"/>
        </w:rPr>
        <w:t xml:space="preserve">Resend Code</w:t>
      </w:r>
      <w:r w:rsidDel="00000000" w:rsidR="00000000" w:rsidRPr="00000000">
        <w:rPr>
          <w:rtl w:val="0"/>
        </w:rPr>
        <w:t xml:space="preserve">: Users can resend the code after a designated period, triggering a new OTP.</w:t>
      </w:r>
    </w:p>
    <w:p w:rsidR="00000000" w:rsidDel="00000000" w:rsidP="00000000" w:rsidRDefault="00000000" w:rsidRPr="00000000" w14:paraId="000000DC">
      <w:pPr>
        <w:spacing w:after="240" w:before="240" w:lineRule="auto"/>
        <w:ind w:left="0" w:firstLine="0"/>
        <w:rPr/>
      </w:pPr>
      <w:r w:rsidDel="00000000" w:rsidR="00000000" w:rsidRPr="00000000">
        <w:rPr>
          <w:rtl w:val="0"/>
        </w:rPr>
      </w:r>
    </w:p>
    <w:p w:rsidR="00000000" w:rsidDel="00000000" w:rsidP="00000000" w:rsidRDefault="00000000" w:rsidRPr="00000000" w14:paraId="000000DD">
      <w:pPr>
        <w:pStyle w:val="Heading2"/>
        <w:spacing w:after="240" w:before="240" w:lineRule="auto"/>
        <w:ind w:left="0" w:firstLine="0"/>
        <w:rPr/>
      </w:pPr>
      <w:bookmarkStart w:colFirst="0" w:colLast="0" w:name="_qorlir3o8kux" w:id="48"/>
      <w:bookmarkEnd w:id="48"/>
      <w:r w:rsidDel="00000000" w:rsidR="00000000" w:rsidRPr="00000000">
        <w:rPr>
          <w:rtl w:val="0"/>
        </w:rPr>
        <w:t xml:space="preserve">User Story 3: Profile Creation</w:t>
      </w:r>
    </w:p>
    <w:p w:rsidR="00000000" w:rsidDel="00000000" w:rsidP="00000000" w:rsidRDefault="00000000" w:rsidRPr="00000000" w14:paraId="000000DE">
      <w:pPr>
        <w:ind w:left="0" w:firstLine="0"/>
        <w:rPr/>
      </w:pPr>
      <w:r w:rsidDel="00000000" w:rsidR="00000000" w:rsidRPr="00000000">
        <w:rPr>
          <w:rtl w:val="0"/>
        </w:rPr>
        <w:t xml:space="preserve">FIGMA:</w:t>
      </w:r>
    </w:p>
    <w:p w:rsidR="00000000" w:rsidDel="00000000" w:rsidP="00000000" w:rsidRDefault="00000000" w:rsidRPr="00000000" w14:paraId="000000DF">
      <w:pPr>
        <w:numPr>
          <w:ilvl w:val="0"/>
          <w:numId w:val="104"/>
        </w:numPr>
      </w:pPr>
      <w:hyperlink r:id="rId8">
        <w:r w:rsidDel="00000000" w:rsidR="00000000" w:rsidRPr="00000000">
          <w:rPr>
            <w:color w:val="1155cc"/>
            <w:u w:val="single"/>
            <w:rtl w:val="0"/>
          </w:rPr>
          <w:t xml:space="preserve">Onboarding - Create profile for my Child</w:t>
        </w:r>
      </w:hyperlink>
      <w:r w:rsidDel="00000000" w:rsidR="00000000" w:rsidRPr="00000000">
        <w:rPr>
          <w:rtl w:val="0"/>
        </w:rPr>
      </w:r>
    </w:p>
    <w:p w:rsidR="00000000" w:rsidDel="00000000" w:rsidP="00000000" w:rsidRDefault="00000000" w:rsidRPr="00000000" w14:paraId="000000E0">
      <w:pPr>
        <w:numPr>
          <w:ilvl w:val="0"/>
          <w:numId w:val="104"/>
        </w:numPr>
      </w:pPr>
      <w:hyperlink r:id="rId9">
        <w:r w:rsidDel="00000000" w:rsidR="00000000" w:rsidRPr="00000000">
          <w:rPr>
            <w:color w:val="1155cc"/>
            <w:u w:val="single"/>
            <w:rtl w:val="0"/>
          </w:rPr>
          <w:t xml:space="preserve">Onboarding - Create profile for my Teen</w:t>
        </w:r>
      </w:hyperlink>
      <w:r w:rsidDel="00000000" w:rsidR="00000000" w:rsidRPr="00000000">
        <w:rPr>
          <w:rtl w:val="0"/>
        </w:rPr>
      </w:r>
    </w:p>
    <w:p w:rsidR="00000000" w:rsidDel="00000000" w:rsidP="00000000" w:rsidRDefault="00000000" w:rsidRPr="00000000" w14:paraId="000000E1">
      <w:pPr>
        <w:numPr>
          <w:ilvl w:val="0"/>
          <w:numId w:val="104"/>
        </w:numPr>
      </w:pPr>
      <w:hyperlink r:id="rId10">
        <w:r w:rsidDel="00000000" w:rsidR="00000000" w:rsidRPr="00000000">
          <w:rPr>
            <w:color w:val="1155cc"/>
            <w:u w:val="single"/>
            <w:rtl w:val="0"/>
          </w:rPr>
          <w:t xml:space="preserve">Onboarding - Create profile for my Adult family member</w:t>
        </w:r>
      </w:hyperlink>
      <w:r w:rsidDel="00000000" w:rsidR="00000000" w:rsidRPr="00000000">
        <w:rPr>
          <w:rtl w:val="0"/>
        </w:rPr>
      </w:r>
    </w:p>
    <w:p w:rsidR="00000000" w:rsidDel="00000000" w:rsidP="00000000" w:rsidRDefault="00000000" w:rsidRPr="00000000" w14:paraId="000000E2">
      <w:pPr>
        <w:numPr>
          <w:ilvl w:val="0"/>
          <w:numId w:val="104"/>
        </w:numPr>
      </w:pPr>
      <w:hyperlink r:id="rId11">
        <w:r w:rsidDel="00000000" w:rsidR="00000000" w:rsidRPr="00000000">
          <w:rPr>
            <w:color w:val="1155cc"/>
            <w:u w:val="single"/>
            <w:rtl w:val="0"/>
          </w:rPr>
          <w:t xml:space="preserve">Onboarding - Create profile for my client</w:t>
        </w:r>
      </w:hyperlink>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pStyle w:val="Heading3"/>
        <w:spacing w:after="80" w:before="280" w:lineRule="auto"/>
        <w:rPr/>
      </w:pPr>
      <w:bookmarkStart w:colFirst="0" w:colLast="0" w:name="_rlvz1uey08t" w:id="49"/>
      <w:bookmarkEnd w:id="49"/>
      <w:r w:rsidDel="00000000" w:rsidR="00000000" w:rsidRPr="00000000">
        <w:rPr>
          <w:rtl w:val="0"/>
        </w:rPr>
        <w:t xml:space="preserve">Title:</w:t>
      </w:r>
    </w:p>
    <w:p w:rsidR="00000000" w:rsidDel="00000000" w:rsidP="00000000" w:rsidRDefault="00000000" w:rsidRPr="00000000" w14:paraId="000000E5">
      <w:pPr>
        <w:ind w:left="0" w:firstLine="0"/>
        <w:rPr/>
      </w:pPr>
      <w:r w:rsidDel="00000000" w:rsidR="00000000" w:rsidRPr="00000000">
        <w:rPr>
          <w:rtl w:val="0"/>
        </w:rPr>
        <w:t xml:space="preserve">As a user, I want to create a personalized profile by entering details, preferences, and visibility settings to effectively use the platform.</w:t>
      </w:r>
    </w:p>
    <w:p w:rsidR="00000000" w:rsidDel="00000000" w:rsidP="00000000" w:rsidRDefault="00000000" w:rsidRPr="00000000" w14:paraId="000000E6">
      <w:pPr>
        <w:pStyle w:val="Heading3"/>
        <w:spacing w:after="80" w:before="280" w:lineRule="auto"/>
        <w:rPr/>
      </w:pPr>
      <w:bookmarkStart w:colFirst="0" w:colLast="0" w:name="_56nm8y428c1m" w:id="50"/>
      <w:bookmarkEnd w:id="50"/>
      <w:r w:rsidDel="00000000" w:rsidR="00000000" w:rsidRPr="00000000">
        <w:rPr>
          <w:rtl w:val="0"/>
        </w:rPr>
        <w:t xml:space="preserve">Description:</w:t>
      </w:r>
    </w:p>
    <w:p w:rsidR="00000000" w:rsidDel="00000000" w:rsidP="00000000" w:rsidRDefault="00000000" w:rsidRPr="00000000" w14:paraId="000000E7">
      <w:pPr>
        <w:ind w:left="0" w:firstLine="0"/>
        <w:rPr/>
      </w:pPr>
      <w:r w:rsidDel="00000000" w:rsidR="00000000" w:rsidRPr="00000000">
        <w:rPr>
          <w:rtl w:val="0"/>
        </w:rPr>
        <w:t xml:space="preserve">After email verification, users should complete a profile with personal information, language preferences, and visibility settings.</w:t>
      </w:r>
    </w:p>
    <w:p w:rsidR="00000000" w:rsidDel="00000000" w:rsidP="00000000" w:rsidRDefault="00000000" w:rsidRPr="00000000" w14:paraId="000000E8">
      <w:pPr>
        <w:pStyle w:val="Heading3"/>
        <w:spacing w:after="80" w:before="280" w:lineRule="auto"/>
        <w:rPr/>
      </w:pPr>
      <w:bookmarkStart w:colFirst="0" w:colLast="0" w:name="_l6novl5gdhj4" w:id="51"/>
      <w:bookmarkEnd w:id="51"/>
      <w:r w:rsidDel="00000000" w:rsidR="00000000" w:rsidRPr="00000000">
        <w:rPr>
          <w:rtl w:val="0"/>
        </w:rPr>
        <w:t xml:space="preserve">Preconditions:</w:t>
      </w:r>
    </w:p>
    <w:p w:rsidR="00000000" w:rsidDel="00000000" w:rsidP="00000000" w:rsidRDefault="00000000" w:rsidRPr="00000000" w14:paraId="000000E9">
      <w:pPr>
        <w:numPr>
          <w:ilvl w:val="0"/>
          <w:numId w:val="74"/>
        </w:numPr>
        <w:spacing w:after="240" w:before="240" w:lineRule="auto"/>
      </w:pPr>
      <w:r w:rsidDel="00000000" w:rsidR="00000000" w:rsidRPr="00000000">
        <w:rPr>
          <w:rtl w:val="0"/>
        </w:rPr>
        <w:t xml:space="preserve">Email verification must be completed.</w:t>
      </w:r>
    </w:p>
    <w:p w:rsidR="00000000" w:rsidDel="00000000" w:rsidP="00000000" w:rsidRDefault="00000000" w:rsidRPr="00000000" w14:paraId="000000EA">
      <w:pPr>
        <w:pStyle w:val="Heading3"/>
        <w:spacing w:after="80" w:before="280" w:lineRule="auto"/>
        <w:rPr/>
      </w:pPr>
      <w:bookmarkStart w:colFirst="0" w:colLast="0" w:name="_3oxyawmzo5xh" w:id="52"/>
      <w:bookmarkEnd w:id="52"/>
      <w:r w:rsidDel="00000000" w:rsidR="00000000" w:rsidRPr="00000000">
        <w:rPr>
          <w:rtl w:val="0"/>
        </w:rPr>
        <w:t xml:space="preserve">Acceptance Criteria:</w:t>
      </w:r>
    </w:p>
    <w:p w:rsidR="00000000" w:rsidDel="00000000" w:rsidP="00000000" w:rsidRDefault="00000000" w:rsidRPr="00000000" w14:paraId="000000EB">
      <w:pPr>
        <w:numPr>
          <w:ilvl w:val="0"/>
          <w:numId w:val="97"/>
        </w:numPr>
        <w:spacing w:after="0" w:afterAutospacing="0" w:before="240" w:lineRule="auto"/>
      </w:pPr>
      <w:r w:rsidDel="00000000" w:rsidR="00000000" w:rsidRPr="00000000">
        <w:rPr>
          <w:b w:val="1"/>
          <w:bCs w:val="1"/>
          <w:rtl w:val="0"/>
        </w:rPr>
        <w:t xml:space="preserve">Profile Types</w:t>
      </w:r>
      <w:r w:rsidDel="00000000" w:rsidR="00000000" w:rsidRPr="00000000">
        <w:rPr>
          <w:rtl w:val="0"/>
        </w:rPr>
        <w:t xml:space="preserve">: Users can choose profile types: "Myself," "My Child," "Family Member," or "My Client."</w:t>
      </w:r>
    </w:p>
    <w:p w:rsidR="00000000" w:rsidDel="00000000" w:rsidP="00000000" w:rsidRDefault="00000000" w:rsidRPr="00000000" w14:paraId="000000EC">
      <w:pPr>
        <w:numPr>
          <w:ilvl w:val="0"/>
          <w:numId w:val="97"/>
        </w:numPr>
        <w:spacing w:after="0" w:afterAutospacing="0" w:before="0" w:beforeAutospacing="0" w:lineRule="auto"/>
      </w:pPr>
      <w:r w:rsidDel="00000000" w:rsidR="00000000" w:rsidRPr="00000000">
        <w:rPr>
          <w:b w:val="1"/>
          <w:bCs w:val="1"/>
          <w:rtl w:val="0"/>
        </w:rPr>
        <w:t xml:space="preserve">Personal Information</w:t>
      </w:r>
      <w:r w:rsidDel="00000000" w:rsidR="00000000" w:rsidRPr="00000000">
        <w:rPr>
          <w:rtl w:val="0"/>
        </w:rPr>
        <w:t xml:space="preserve">: Fields for name, date of birth, gender, phone, and location, validated against backend APIs.</w:t>
      </w:r>
    </w:p>
    <w:p w:rsidR="00000000" w:rsidDel="00000000" w:rsidP="00000000" w:rsidRDefault="00000000" w:rsidRPr="00000000" w14:paraId="000000ED">
      <w:pPr>
        <w:numPr>
          <w:ilvl w:val="0"/>
          <w:numId w:val="97"/>
        </w:numPr>
        <w:spacing w:after="0" w:afterAutospacing="0" w:before="0" w:beforeAutospacing="0" w:lineRule="auto"/>
      </w:pPr>
      <w:r w:rsidDel="00000000" w:rsidR="00000000" w:rsidRPr="00000000">
        <w:rPr>
          <w:b w:val="1"/>
          <w:bCs w:val="1"/>
          <w:rtl w:val="0"/>
        </w:rPr>
        <w:t xml:space="preserve">Profile Image</w:t>
      </w:r>
      <w:r w:rsidDel="00000000" w:rsidR="00000000" w:rsidRPr="00000000">
        <w:rPr>
          <w:rtl w:val="0"/>
        </w:rPr>
        <w:t xml:space="preserve">: Users can upload a profile picture (JPG/PNG, max 2MB), with a circular preview.</w:t>
      </w:r>
    </w:p>
    <w:p w:rsidR="00000000" w:rsidDel="00000000" w:rsidP="00000000" w:rsidRDefault="00000000" w:rsidRPr="00000000" w14:paraId="000000EE">
      <w:pPr>
        <w:numPr>
          <w:ilvl w:val="0"/>
          <w:numId w:val="97"/>
        </w:numPr>
        <w:spacing w:after="0" w:afterAutospacing="0" w:before="0" w:beforeAutospacing="0" w:lineRule="auto"/>
      </w:pPr>
      <w:r w:rsidDel="00000000" w:rsidR="00000000" w:rsidRPr="00000000">
        <w:rPr>
          <w:b w:val="1"/>
          <w:bCs w:val="1"/>
          <w:rtl w:val="0"/>
        </w:rPr>
        <w:t xml:space="preserve">Primary Language</w:t>
      </w:r>
      <w:r w:rsidDel="00000000" w:rsidR="00000000" w:rsidRPr="00000000">
        <w:rPr>
          <w:rtl w:val="0"/>
        </w:rPr>
        <w:t xml:space="preserve">: Dropdown for language selection.</w:t>
      </w:r>
    </w:p>
    <w:p w:rsidR="00000000" w:rsidDel="00000000" w:rsidP="00000000" w:rsidRDefault="00000000" w:rsidRPr="00000000" w14:paraId="000000EF">
      <w:pPr>
        <w:numPr>
          <w:ilvl w:val="0"/>
          <w:numId w:val="97"/>
        </w:numPr>
        <w:spacing w:after="0" w:afterAutospacing="0" w:before="0" w:beforeAutospacing="0" w:lineRule="auto"/>
      </w:pPr>
      <w:r w:rsidDel="00000000" w:rsidR="00000000" w:rsidRPr="00000000">
        <w:rPr>
          <w:b w:val="1"/>
          <w:bCs w:val="1"/>
          <w:rtl w:val="0"/>
        </w:rPr>
        <w:t xml:space="preserve">Visibility Settings</w:t>
      </w:r>
      <w:r w:rsidDel="00000000" w:rsidR="00000000" w:rsidRPr="00000000">
        <w:rPr>
          <w:rtl w:val="0"/>
        </w:rPr>
        <w:t xml:space="preserve">: Options for visibility, healthcare proxies, and decision-making preferences.</w:t>
      </w:r>
    </w:p>
    <w:p w:rsidR="00000000" w:rsidDel="00000000" w:rsidP="00000000" w:rsidRDefault="00000000" w:rsidRPr="00000000" w14:paraId="000000F0">
      <w:pPr>
        <w:numPr>
          <w:ilvl w:val="0"/>
          <w:numId w:val="97"/>
        </w:numPr>
        <w:spacing w:after="240" w:before="0" w:beforeAutospacing="0" w:lineRule="auto"/>
      </w:pPr>
      <w:r w:rsidDel="00000000" w:rsidR="00000000" w:rsidRPr="00000000">
        <w:rPr>
          <w:b w:val="1"/>
          <w:bCs w:val="1"/>
          <w:rtl w:val="0"/>
        </w:rPr>
        <w:t xml:space="preserve">Save and Continue</w:t>
      </w:r>
      <w:r w:rsidDel="00000000" w:rsidR="00000000" w:rsidRPr="00000000">
        <w:rPr>
          <w:rtl w:val="0"/>
        </w:rPr>
        <w:t xml:space="preserve">: Enabled only when mandatory fields are filled; saves to backend.</w:t>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ind w:left="0" w:firstLine="0"/>
        <w:rPr>
          <w:b w:val="1"/>
          <w:bCs w:val="1"/>
          <w:color w:val="674ea7"/>
        </w:rPr>
      </w:pPr>
      <w:bookmarkStart w:colFirst="0" w:colLast="0" w:name="_90b1bxq2fx9h" w:id="53"/>
      <w:bookmarkEnd w:id="53"/>
      <w:r w:rsidDel="00000000" w:rsidR="00000000" w:rsidRPr="00000000">
        <w:rPr>
          <w:b w:val="1"/>
          <w:bCs w:val="1"/>
          <w:color w:val="674ea7"/>
          <w:rtl w:val="0"/>
        </w:rPr>
        <w:t xml:space="preserve">Onboarding: Signup with Google &amp; Apple</w:t>
      </w:r>
    </w:p>
    <w:p w:rsidR="00000000" w:rsidDel="00000000" w:rsidP="00000000" w:rsidRDefault="00000000" w:rsidRPr="00000000" w14:paraId="000000F5">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t xml:space="preserve">NOTE: The </w:t>
      </w:r>
      <w:r w:rsidDel="00000000" w:rsidR="00000000" w:rsidRPr="00000000">
        <w:rPr>
          <w:b w:val="1"/>
          <w:bCs w:val="1"/>
          <w:rtl w:val="0"/>
        </w:rPr>
        <w:t xml:space="preserve">Google sign-up flow has been implemented</w:t>
      </w:r>
      <w:r w:rsidDel="00000000" w:rsidR="00000000" w:rsidRPr="00000000">
        <w:rPr>
          <w:rtl w:val="0"/>
        </w:rPr>
        <w:t xml:space="preserve"> and is functional. However, we are currently </w:t>
      </w:r>
      <w:r w:rsidDel="00000000" w:rsidR="00000000" w:rsidRPr="00000000">
        <w:rPr>
          <w:b w:val="1"/>
          <w:bCs w:val="1"/>
          <w:rtl w:val="0"/>
        </w:rPr>
        <w:t xml:space="preserve">facing issues with the Apple Developer account</w:t>
      </w:r>
      <w:r w:rsidDel="00000000" w:rsidR="00000000" w:rsidRPr="00000000">
        <w:rPr>
          <w:rtl w:val="0"/>
        </w:rPr>
        <w:t xml:space="preserve">, which is preventing us from progressing with the Apple sign-up flow. The team is actively looking into resolving this.</w:t>
      </w:r>
    </w:p>
    <w:p w:rsidR="00000000" w:rsidDel="00000000" w:rsidP="00000000" w:rsidRDefault="00000000" w:rsidRPr="00000000" w14:paraId="000000F7">
      <w:pPr>
        <w:pStyle w:val="Heading2"/>
        <w:ind w:left="0" w:firstLine="0"/>
        <w:rPr/>
      </w:pPr>
      <w:bookmarkStart w:colFirst="0" w:colLast="0" w:name="_onvjfj7cm1xf" w:id="54"/>
      <w:bookmarkEnd w:id="54"/>
      <w:r w:rsidDel="00000000" w:rsidR="00000000" w:rsidRPr="00000000">
        <w:rPr>
          <w:rtl w:val="0"/>
        </w:rPr>
        <w:t xml:space="preserve">User Story 1: Sign Up with Google</w:t>
      </w:r>
    </w:p>
    <w:p w:rsidR="00000000" w:rsidDel="00000000" w:rsidP="00000000" w:rsidRDefault="00000000" w:rsidRPr="00000000" w14:paraId="000000F8">
      <w:pPr>
        <w:pStyle w:val="Heading3"/>
        <w:rPr/>
      </w:pPr>
      <w:bookmarkStart w:colFirst="0" w:colLast="0" w:name="_4ce3j2igu74a" w:id="55"/>
      <w:bookmarkEnd w:id="55"/>
      <w:r w:rsidDel="00000000" w:rsidR="00000000" w:rsidRPr="00000000">
        <w:rPr>
          <w:rtl w:val="0"/>
        </w:rPr>
        <w:t xml:space="preserve">Description:</w:t>
      </w:r>
    </w:p>
    <w:p w:rsidR="00000000" w:rsidDel="00000000" w:rsidP="00000000" w:rsidRDefault="00000000" w:rsidRPr="00000000" w14:paraId="000000F9">
      <w:pPr>
        <w:spacing w:after="240" w:before="240" w:lineRule="auto"/>
        <w:ind w:left="0" w:firstLine="0"/>
        <w:rPr/>
      </w:pPr>
      <w:r w:rsidDel="00000000" w:rsidR="00000000" w:rsidRPr="00000000">
        <w:rPr>
          <w:rtl w:val="0"/>
        </w:rPr>
        <w:t xml:space="preserve">Allow users to sign up using their Google account for a faster and more seamless onboarding experience.</w:t>
      </w:r>
    </w:p>
    <w:p w:rsidR="00000000" w:rsidDel="00000000" w:rsidP="00000000" w:rsidRDefault="00000000" w:rsidRPr="00000000" w14:paraId="000000FA">
      <w:pPr>
        <w:pStyle w:val="Heading3"/>
        <w:rPr/>
      </w:pPr>
      <w:bookmarkStart w:colFirst="0" w:colLast="0" w:name="_e9iffymjk6ts" w:id="56"/>
      <w:bookmarkEnd w:id="56"/>
      <w:r w:rsidDel="00000000" w:rsidR="00000000" w:rsidRPr="00000000">
        <w:rPr>
          <w:rtl w:val="0"/>
        </w:rPr>
        <w:t xml:space="preserve">Validations:</w:t>
      </w:r>
    </w:p>
    <w:p w:rsidR="00000000" w:rsidDel="00000000" w:rsidP="00000000" w:rsidRDefault="00000000" w:rsidRPr="00000000" w14:paraId="000000FB">
      <w:pPr>
        <w:numPr>
          <w:ilvl w:val="0"/>
          <w:numId w:val="23"/>
        </w:numPr>
        <w:spacing w:after="0" w:afterAutospacing="0" w:before="240" w:lineRule="auto"/>
      </w:pPr>
      <w:r w:rsidDel="00000000" w:rsidR="00000000" w:rsidRPr="00000000">
        <w:rPr>
          <w:rtl w:val="0"/>
        </w:rPr>
        <w:t xml:space="preserve">A </w:t>
      </w:r>
      <w:r w:rsidDel="00000000" w:rsidR="00000000" w:rsidRPr="00000000">
        <w:rPr>
          <w:b w:val="1"/>
          <w:bCs w:val="1"/>
          <w:rtl w:val="0"/>
        </w:rPr>
        <w:t xml:space="preserve">"Sign Up with Google"</w:t>
      </w:r>
      <w:r w:rsidDel="00000000" w:rsidR="00000000" w:rsidRPr="00000000">
        <w:rPr>
          <w:rtl w:val="0"/>
        </w:rPr>
        <w:t xml:space="preserve"> button is visible on the Sign Up screen.</w:t>
      </w:r>
    </w:p>
    <w:p w:rsidR="00000000" w:rsidDel="00000000" w:rsidP="00000000" w:rsidRDefault="00000000" w:rsidRPr="00000000" w14:paraId="000000FC">
      <w:pPr>
        <w:numPr>
          <w:ilvl w:val="0"/>
          <w:numId w:val="23"/>
        </w:numPr>
        <w:spacing w:after="240" w:before="0" w:beforeAutospacing="0" w:lineRule="auto"/>
      </w:pPr>
      <w:r w:rsidDel="00000000" w:rsidR="00000000" w:rsidRPr="00000000">
        <w:rPr>
          <w:rtl w:val="0"/>
        </w:rPr>
        <w:t xml:space="preserve">Clicking the button initiates the Google OAuth flow.</w:t>
      </w:r>
    </w:p>
    <w:p w:rsidR="00000000" w:rsidDel="00000000" w:rsidP="00000000" w:rsidRDefault="00000000" w:rsidRPr="00000000" w14:paraId="000000FD">
      <w:pPr>
        <w:pStyle w:val="Heading3"/>
        <w:rPr/>
      </w:pPr>
      <w:bookmarkStart w:colFirst="0" w:colLast="0" w:name="_kchl3uds362a" w:id="57"/>
      <w:bookmarkEnd w:id="57"/>
      <w:r w:rsidDel="00000000" w:rsidR="00000000" w:rsidRPr="00000000">
        <w:rPr>
          <w:rtl w:val="0"/>
        </w:rPr>
        <w:t xml:space="preserve">Acceptance Criteria:</w:t>
      </w:r>
    </w:p>
    <w:p w:rsidR="00000000" w:rsidDel="00000000" w:rsidP="00000000" w:rsidRDefault="00000000" w:rsidRPr="00000000" w14:paraId="000000FE">
      <w:pPr>
        <w:numPr>
          <w:ilvl w:val="0"/>
          <w:numId w:val="81"/>
        </w:numPr>
        <w:spacing w:after="0" w:afterAutospacing="0" w:before="240" w:lineRule="auto"/>
      </w:pPr>
      <w:r w:rsidDel="00000000" w:rsidR="00000000" w:rsidRPr="00000000">
        <w:rPr>
          <w:rtl w:val="0"/>
        </w:rPr>
        <w:t xml:space="preserve">When the </w:t>
      </w:r>
      <w:r w:rsidDel="00000000" w:rsidR="00000000" w:rsidRPr="00000000">
        <w:rPr>
          <w:b w:val="1"/>
          <w:bCs w:val="1"/>
          <w:rtl w:val="0"/>
        </w:rPr>
        <w:t xml:space="preserve">"Sign Up with Google"</w:t>
      </w:r>
      <w:r w:rsidDel="00000000" w:rsidR="00000000" w:rsidRPr="00000000">
        <w:rPr>
          <w:rtl w:val="0"/>
        </w:rPr>
        <w:t xml:space="preserve"> button is clicked, the user is redirected to the Google authentication screen.</w:t>
      </w:r>
    </w:p>
    <w:p w:rsidR="00000000" w:rsidDel="00000000" w:rsidP="00000000" w:rsidRDefault="00000000" w:rsidRPr="00000000" w14:paraId="000000FF">
      <w:pPr>
        <w:numPr>
          <w:ilvl w:val="0"/>
          <w:numId w:val="81"/>
        </w:numPr>
        <w:spacing w:after="0" w:afterAutospacing="0" w:before="0" w:beforeAutospacing="0" w:lineRule="auto"/>
      </w:pPr>
      <w:r w:rsidDel="00000000" w:rsidR="00000000" w:rsidRPr="00000000">
        <w:rPr>
          <w:rtl w:val="0"/>
        </w:rPr>
        <w:t xml:space="preserve">If the user authorizes access, the app retrieves the user's Google account data (name, email) </w:t>
      </w:r>
    </w:p>
    <w:p w:rsidR="00000000" w:rsidDel="00000000" w:rsidP="00000000" w:rsidRDefault="00000000" w:rsidRPr="00000000" w14:paraId="00000100">
      <w:pPr>
        <w:numPr>
          <w:ilvl w:val="0"/>
          <w:numId w:val="81"/>
        </w:numPr>
        <w:spacing w:after="0" w:afterAutospacing="0" w:before="0" w:beforeAutospacing="0" w:lineRule="auto"/>
      </w:pPr>
      <w:r w:rsidDel="00000000" w:rsidR="00000000" w:rsidRPr="00000000">
        <w:rPr>
          <w:rtl w:val="0"/>
        </w:rPr>
        <w:t xml:space="preserve">If this is the user’s first time signing up, a new account is created using the retrieved data.</w:t>
      </w:r>
    </w:p>
    <w:p w:rsidR="00000000" w:rsidDel="00000000" w:rsidP="00000000" w:rsidRDefault="00000000" w:rsidRPr="00000000" w14:paraId="00000101">
      <w:pPr>
        <w:numPr>
          <w:ilvl w:val="0"/>
          <w:numId w:val="81"/>
        </w:numPr>
        <w:spacing w:after="240" w:before="0" w:beforeAutospacing="0" w:lineRule="auto"/>
      </w:pPr>
      <w:r w:rsidDel="00000000" w:rsidR="00000000" w:rsidRPr="00000000">
        <w:rPr>
          <w:rtl w:val="0"/>
        </w:rPr>
        <w:t xml:space="preserve">If the user has previously signed up using Google, they are logged in directly.</w:t>
      </w:r>
    </w:p>
    <w:p w:rsidR="00000000" w:rsidDel="00000000" w:rsidP="00000000" w:rsidRDefault="00000000" w:rsidRPr="00000000" w14:paraId="00000102">
      <w:pPr>
        <w:spacing w:after="240" w:before="240" w:lineRule="auto"/>
        <w:ind w:left="0" w:firstLine="0"/>
        <w:rPr/>
      </w:pPr>
      <w:r w:rsidDel="00000000" w:rsidR="00000000" w:rsidRPr="00000000">
        <w:rPr>
          <w:rtl w:val="0"/>
        </w:rPr>
      </w:r>
    </w:p>
    <w:p w:rsidR="00000000" w:rsidDel="00000000" w:rsidP="00000000" w:rsidRDefault="00000000" w:rsidRPr="00000000" w14:paraId="00000103">
      <w:pPr>
        <w:pStyle w:val="Heading2"/>
        <w:spacing w:after="240" w:before="240" w:lineRule="auto"/>
        <w:ind w:left="0" w:firstLine="0"/>
        <w:rPr/>
      </w:pPr>
      <w:bookmarkStart w:colFirst="0" w:colLast="0" w:name="_el7wq76r5s8o" w:id="58"/>
      <w:bookmarkEnd w:id="58"/>
      <w:r w:rsidDel="00000000" w:rsidR="00000000" w:rsidRPr="00000000">
        <w:rPr>
          <w:rtl w:val="0"/>
        </w:rPr>
        <w:t xml:space="preserve">User Story 2: Sign Up with Apple</w:t>
      </w:r>
    </w:p>
    <w:p w:rsidR="00000000" w:rsidDel="00000000" w:rsidP="00000000" w:rsidRDefault="00000000" w:rsidRPr="00000000" w14:paraId="00000104">
      <w:pPr>
        <w:pStyle w:val="Heading3"/>
        <w:spacing w:after="80" w:before="280" w:lineRule="auto"/>
        <w:rPr/>
      </w:pPr>
      <w:bookmarkStart w:colFirst="0" w:colLast="0" w:name="_dfmsj6nx2gzm" w:id="59"/>
      <w:bookmarkEnd w:id="59"/>
      <w:r w:rsidDel="00000000" w:rsidR="00000000" w:rsidRPr="00000000">
        <w:rPr>
          <w:rtl w:val="0"/>
        </w:rPr>
        <w:t xml:space="preserve">Description:</w:t>
      </w:r>
    </w:p>
    <w:p w:rsidR="00000000" w:rsidDel="00000000" w:rsidP="00000000" w:rsidRDefault="00000000" w:rsidRPr="00000000" w14:paraId="00000105">
      <w:pPr>
        <w:ind w:left="0" w:firstLine="0"/>
        <w:rPr/>
      </w:pPr>
      <w:r w:rsidDel="00000000" w:rsidR="00000000" w:rsidRPr="00000000">
        <w:rPr>
          <w:rtl w:val="0"/>
        </w:rPr>
        <w:t xml:space="preserve">Users should be able to sign up with Apple.</w:t>
      </w:r>
    </w:p>
    <w:p w:rsidR="00000000" w:rsidDel="00000000" w:rsidP="00000000" w:rsidRDefault="00000000" w:rsidRPr="00000000" w14:paraId="00000106">
      <w:pPr>
        <w:pStyle w:val="Heading3"/>
        <w:spacing w:after="80" w:before="280" w:lineRule="auto"/>
        <w:rPr/>
      </w:pPr>
      <w:bookmarkStart w:colFirst="0" w:colLast="0" w:name="_6n38s5otzqug" w:id="60"/>
      <w:bookmarkEnd w:id="60"/>
      <w:r w:rsidDel="00000000" w:rsidR="00000000" w:rsidRPr="00000000">
        <w:rPr>
          <w:rtl w:val="0"/>
        </w:rPr>
        <w:t xml:space="preserve">Validations:</w:t>
      </w:r>
    </w:p>
    <w:p w:rsidR="00000000" w:rsidDel="00000000" w:rsidP="00000000" w:rsidRDefault="00000000" w:rsidRPr="00000000" w14:paraId="00000107">
      <w:pPr>
        <w:numPr>
          <w:ilvl w:val="0"/>
          <w:numId w:val="60"/>
        </w:numPr>
        <w:spacing w:after="240" w:before="240" w:lineRule="auto"/>
      </w:pPr>
      <w:r w:rsidDel="00000000" w:rsidR="00000000" w:rsidRPr="00000000">
        <w:rPr>
          <w:rtl w:val="0"/>
        </w:rPr>
        <w:t xml:space="preserve">"Sign Up with Apple" button redirects to Apple authentication.</w:t>
      </w:r>
    </w:p>
    <w:p w:rsidR="00000000" w:rsidDel="00000000" w:rsidP="00000000" w:rsidRDefault="00000000" w:rsidRPr="00000000" w14:paraId="00000108">
      <w:pPr>
        <w:pStyle w:val="Heading3"/>
        <w:spacing w:after="80" w:before="280" w:lineRule="auto"/>
        <w:rPr/>
      </w:pPr>
      <w:bookmarkStart w:colFirst="0" w:colLast="0" w:name="_8klznpak24qf" w:id="61"/>
      <w:bookmarkEnd w:id="61"/>
      <w:r w:rsidDel="00000000" w:rsidR="00000000" w:rsidRPr="00000000">
        <w:rPr>
          <w:rtl w:val="0"/>
        </w:rPr>
        <w:t xml:space="preserve">Acceptance Criteria:</w:t>
      </w:r>
    </w:p>
    <w:p w:rsidR="00000000" w:rsidDel="00000000" w:rsidP="00000000" w:rsidRDefault="00000000" w:rsidRPr="00000000" w14:paraId="00000109">
      <w:pPr>
        <w:numPr>
          <w:ilvl w:val="0"/>
          <w:numId w:val="68"/>
        </w:numPr>
        <w:spacing w:after="240" w:before="240" w:lineRule="auto"/>
      </w:pPr>
      <w:r w:rsidDel="00000000" w:rsidR="00000000" w:rsidRPr="00000000">
        <w:rPr>
          <w:rtl w:val="0"/>
        </w:rPr>
        <w:t xml:space="preserve">Redirects to Apple, retrieves data if authorized.</w:t>
      </w:r>
    </w:p>
    <w:p w:rsidR="00000000" w:rsidDel="00000000" w:rsidP="00000000" w:rsidRDefault="00000000" w:rsidRPr="00000000" w14:paraId="0000010A">
      <w:pPr>
        <w:pStyle w:val="Heading2"/>
        <w:ind w:left="0" w:firstLine="0"/>
        <w:rPr/>
      </w:pPr>
      <w:bookmarkStart w:colFirst="0" w:colLast="0" w:name="_czgtrowc79ay" w:id="62"/>
      <w:bookmarkEnd w:id="62"/>
      <w:r w:rsidDel="00000000" w:rsidR="00000000" w:rsidRPr="00000000">
        <w:rPr>
          <w:rtl w:val="0"/>
        </w:rPr>
        <w:t xml:space="preserve">User Story 3: Error Handling for Google and Apple Signups</w:t>
      </w:r>
    </w:p>
    <w:p w:rsidR="00000000" w:rsidDel="00000000" w:rsidP="00000000" w:rsidRDefault="00000000" w:rsidRPr="00000000" w14:paraId="0000010B">
      <w:pPr>
        <w:pStyle w:val="Heading3"/>
        <w:spacing w:after="80" w:before="280" w:lineRule="auto"/>
        <w:rPr/>
      </w:pPr>
      <w:bookmarkStart w:colFirst="0" w:colLast="0" w:name="_sp6av1dfevfq" w:id="63"/>
      <w:bookmarkEnd w:id="63"/>
      <w:r w:rsidDel="00000000" w:rsidR="00000000" w:rsidRPr="00000000">
        <w:rPr>
          <w:rtl w:val="0"/>
        </w:rPr>
        <w:t xml:space="preserve">Description:</w:t>
      </w:r>
    </w:p>
    <w:p w:rsidR="00000000" w:rsidDel="00000000" w:rsidP="00000000" w:rsidRDefault="00000000" w:rsidRPr="00000000" w14:paraId="0000010C">
      <w:pPr>
        <w:ind w:left="0" w:firstLine="0"/>
        <w:rPr/>
      </w:pPr>
      <w:r w:rsidDel="00000000" w:rsidR="00000000" w:rsidRPr="00000000">
        <w:rPr>
          <w:rtl w:val="0"/>
        </w:rPr>
        <w:t xml:space="preserve">Display clear error messages for signup issues.</w:t>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pStyle w:val="Heading2"/>
        <w:ind w:left="0" w:firstLine="0"/>
        <w:rPr/>
      </w:pPr>
      <w:bookmarkStart w:colFirst="0" w:colLast="0" w:name="_egju1lf1za81" w:id="64"/>
      <w:bookmarkEnd w:id="64"/>
      <w:r w:rsidDel="00000000" w:rsidR="00000000" w:rsidRPr="00000000">
        <w:rPr>
          <w:rtl w:val="0"/>
        </w:rPr>
        <w:t xml:space="preserve">User Story 4: Complete onboarding through Google/Apple</w:t>
      </w:r>
    </w:p>
    <w:p w:rsidR="00000000" w:rsidDel="00000000" w:rsidP="00000000" w:rsidRDefault="00000000" w:rsidRPr="00000000" w14:paraId="0000010F">
      <w:pPr>
        <w:pStyle w:val="Heading3"/>
        <w:spacing w:after="80" w:before="280" w:lineRule="auto"/>
        <w:rPr/>
      </w:pPr>
      <w:bookmarkStart w:colFirst="0" w:colLast="0" w:name="_l4kpd6tk0uxz" w:id="65"/>
      <w:bookmarkEnd w:id="65"/>
      <w:r w:rsidDel="00000000" w:rsidR="00000000" w:rsidRPr="00000000">
        <w:rPr>
          <w:rtl w:val="0"/>
        </w:rPr>
        <w:t xml:space="preserve">Title:</w:t>
      </w:r>
    </w:p>
    <w:p w:rsidR="00000000" w:rsidDel="00000000" w:rsidP="00000000" w:rsidRDefault="00000000" w:rsidRPr="00000000" w14:paraId="00000110">
      <w:pPr>
        <w:ind w:left="0" w:firstLine="0"/>
        <w:rPr/>
      </w:pPr>
      <w:r w:rsidDel="00000000" w:rsidR="00000000" w:rsidRPr="00000000">
        <w:rPr>
          <w:rtl w:val="0"/>
        </w:rPr>
        <w:t xml:space="preserve">Register an Account via Google/Apple Authentication</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pStyle w:val="Heading3"/>
        <w:spacing w:after="80" w:before="280" w:lineRule="auto"/>
        <w:rPr/>
      </w:pPr>
      <w:bookmarkStart w:colFirst="0" w:colLast="0" w:name="_x2f1pbs20j6" w:id="66"/>
      <w:bookmarkEnd w:id="66"/>
      <w:r w:rsidDel="00000000" w:rsidR="00000000" w:rsidRPr="00000000">
        <w:rPr>
          <w:rtl w:val="0"/>
        </w:rPr>
        <w:t xml:space="preserve">Description:</w:t>
      </w:r>
    </w:p>
    <w:p w:rsidR="00000000" w:rsidDel="00000000" w:rsidP="00000000" w:rsidRDefault="00000000" w:rsidRPr="00000000" w14:paraId="00000113">
      <w:pPr>
        <w:ind w:left="0" w:firstLine="0"/>
        <w:rPr/>
      </w:pPr>
      <w:r w:rsidDel="00000000" w:rsidR="00000000" w:rsidRPr="00000000">
        <w:rPr>
          <w:rtl w:val="0"/>
        </w:rPr>
        <w:t xml:space="preserve">As a client, I want to register my account using Google or Apple authentication, so that I can quickly create an account without manually entering my basic details.</w:t>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pStyle w:val="Heading3"/>
        <w:spacing w:after="80" w:before="280" w:lineRule="auto"/>
        <w:rPr/>
      </w:pPr>
      <w:bookmarkStart w:colFirst="0" w:colLast="0" w:name="_n1v6r28dbtk7" w:id="67"/>
      <w:bookmarkEnd w:id="67"/>
      <w:r w:rsidDel="00000000" w:rsidR="00000000" w:rsidRPr="00000000">
        <w:rPr>
          <w:rtl w:val="0"/>
        </w:rPr>
        <w:t xml:space="preserve">Acceptance Criteria:</w:t>
      </w:r>
    </w:p>
    <w:p w:rsidR="00000000" w:rsidDel="00000000" w:rsidP="00000000" w:rsidRDefault="00000000" w:rsidRPr="00000000" w14:paraId="00000116">
      <w:pPr>
        <w:numPr>
          <w:ilvl w:val="0"/>
          <w:numId w:val="78"/>
        </w:numPr>
        <w:spacing w:after="0" w:afterAutospacing="0" w:before="240" w:lineRule="auto"/>
      </w:pPr>
      <w:r w:rsidDel="00000000" w:rsidR="00000000" w:rsidRPr="00000000">
        <w:rPr>
          <w:rtl w:val="0"/>
        </w:rPr>
        <w:t xml:space="preserve">When a user selects "Sign Up with Google" or "Sign Up with Apple," they should be redirected to the respective authentication service.</w:t>
      </w:r>
    </w:p>
    <w:p w:rsidR="00000000" w:rsidDel="00000000" w:rsidP="00000000" w:rsidRDefault="00000000" w:rsidRPr="00000000" w14:paraId="00000117">
      <w:pPr>
        <w:numPr>
          <w:ilvl w:val="0"/>
          <w:numId w:val="78"/>
        </w:numPr>
        <w:spacing w:after="0" w:afterAutospacing="0" w:before="0" w:beforeAutospacing="0" w:lineRule="auto"/>
      </w:pPr>
      <w:r w:rsidDel="00000000" w:rsidR="00000000" w:rsidRPr="00000000">
        <w:rPr>
          <w:rtl w:val="0"/>
        </w:rPr>
        <w:t xml:space="preserve">Upon successful authentication, the user should be redirected to the "Create an Account" screen with pre-filled fields (First Name, Last Name, Email Address, and Phone Number if available from Apple).</w:t>
      </w:r>
    </w:p>
    <w:p w:rsidR="00000000" w:rsidDel="00000000" w:rsidP="00000000" w:rsidRDefault="00000000" w:rsidRPr="00000000" w14:paraId="00000118">
      <w:pPr>
        <w:numPr>
          <w:ilvl w:val="0"/>
          <w:numId w:val="78"/>
        </w:numPr>
        <w:spacing w:after="0" w:afterAutospacing="0" w:before="0" w:beforeAutospacing="0" w:lineRule="auto"/>
      </w:pPr>
      <w:r w:rsidDel="00000000" w:rsidR="00000000" w:rsidRPr="00000000">
        <w:rPr>
          <w:rtl w:val="0"/>
        </w:rPr>
        <w:t xml:space="preserve">The password fields should not be present or should be disabled.</w:t>
      </w:r>
    </w:p>
    <w:p w:rsidR="00000000" w:rsidDel="00000000" w:rsidP="00000000" w:rsidRDefault="00000000" w:rsidRPr="00000000" w14:paraId="00000119">
      <w:pPr>
        <w:numPr>
          <w:ilvl w:val="0"/>
          <w:numId w:val="78"/>
        </w:numPr>
        <w:spacing w:after="0" w:afterAutospacing="0" w:before="0" w:beforeAutospacing="0" w:lineRule="auto"/>
      </w:pPr>
      <w:r w:rsidDel="00000000" w:rsidR="00000000" w:rsidRPr="00000000">
        <w:rPr>
          <w:rtl w:val="0"/>
        </w:rPr>
        <w:t xml:space="preserve">The user must check the required checkbox to proceed.</w:t>
      </w:r>
    </w:p>
    <w:p w:rsidR="00000000" w:rsidDel="00000000" w:rsidP="00000000" w:rsidRDefault="00000000" w:rsidRPr="00000000" w14:paraId="0000011A">
      <w:pPr>
        <w:numPr>
          <w:ilvl w:val="0"/>
          <w:numId w:val="78"/>
        </w:numPr>
        <w:spacing w:after="0" w:afterAutospacing="0" w:before="0" w:beforeAutospacing="0" w:lineRule="auto"/>
      </w:pPr>
      <w:r w:rsidDel="00000000" w:rsidR="00000000" w:rsidRPr="00000000">
        <w:rPr>
          <w:rtl w:val="0"/>
        </w:rPr>
        <w:t xml:space="preserve">Clicking "Sign Up" should redirect the user to the "Verify Your Phone Number" screen.</w:t>
      </w:r>
    </w:p>
    <w:p w:rsidR="00000000" w:rsidDel="00000000" w:rsidP="00000000" w:rsidRDefault="00000000" w:rsidRPr="00000000" w14:paraId="0000011B">
      <w:pPr>
        <w:numPr>
          <w:ilvl w:val="0"/>
          <w:numId w:val="78"/>
        </w:numPr>
        <w:spacing w:after="0" w:afterAutospacing="0" w:before="0" w:beforeAutospacing="0" w:lineRule="auto"/>
      </w:pPr>
      <w:r w:rsidDel="00000000" w:rsidR="00000000" w:rsidRPr="00000000">
        <w:rPr>
          <w:rtl w:val="0"/>
        </w:rPr>
        <w:t xml:space="preserve">The user must enter and verify their phone number using an OTP.</w:t>
      </w:r>
    </w:p>
    <w:p w:rsidR="00000000" w:rsidDel="00000000" w:rsidP="00000000" w:rsidRDefault="00000000" w:rsidRPr="00000000" w14:paraId="0000011C">
      <w:pPr>
        <w:numPr>
          <w:ilvl w:val="0"/>
          <w:numId w:val="78"/>
        </w:numPr>
        <w:spacing w:after="0" w:afterAutospacing="0" w:before="0" w:beforeAutospacing="0" w:lineRule="auto"/>
      </w:pPr>
      <w:r w:rsidDel="00000000" w:rsidR="00000000" w:rsidRPr="00000000">
        <w:rPr>
          <w:rtl w:val="0"/>
        </w:rPr>
        <w:t xml:space="preserve">Upon successful phone verification, the account is created, and the user is redirected to the "Create Your Profile" screen.</w:t>
      </w:r>
    </w:p>
    <w:p w:rsidR="00000000" w:rsidDel="00000000" w:rsidP="00000000" w:rsidRDefault="00000000" w:rsidRPr="00000000" w14:paraId="0000011D">
      <w:pPr>
        <w:numPr>
          <w:ilvl w:val="0"/>
          <w:numId w:val="78"/>
        </w:numPr>
        <w:spacing w:after="240" w:before="0" w:beforeAutospacing="0" w:lineRule="auto"/>
      </w:pPr>
      <w:r w:rsidDel="00000000" w:rsidR="00000000" w:rsidRPr="00000000">
        <w:rPr>
          <w:rtl w:val="0"/>
        </w:rPr>
        <w:t xml:space="preserve">The "Create Your Profile" screen should display pre-filled information from the previous step.</w:t>
      </w:r>
    </w:p>
    <w:p w:rsidR="00000000" w:rsidDel="00000000" w:rsidP="00000000" w:rsidRDefault="00000000" w:rsidRPr="00000000" w14:paraId="0000011E">
      <w:pPr>
        <w:spacing w:after="240" w:before="240" w:lineRule="auto"/>
        <w:ind w:left="0" w:firstLine="0"/>
        <w:rPr/>
      </w:pPr>
      <w:r w:rsidDel="00000000" w:rsidR="00000000" w:rsidRPr="00000000">
        <w:rPr>
          <w:rtl w:val="0"/>
        </w:rPr>
      </w:r>
    </w:p>
    <w:p w:rsidR="00000000" w:rsidDel="00000000" w:rsidP="00000000" w:rsidRDefault="00000000" w:rsidRPr="00000000" w14:paraId="0000011F">
      <w:pPr>
        <w:pStyle w:val="Heading2"/>
        <w:spacing w:after="240" w:before="240" w:lineRule="auto"/>
        <w:ind w:left="0" w:firstLine="0"/>
        <w:rPr/>
      </w:pPr>
      <w:bookmarkStart w:colFirst="0" w:colLast="0" w:name="_pvas11f3giex" w:id="68"/>
      <w:bookmarkEnd w:id="68"/>
      <w:r w:rsidDel="00000000" w:rsidR="00000000" w:rsidRPr="00000000">
        <w:rPr>
          <w:rtl w:val="0"/>
        </w:rPr>
        <w:t xml:space="preserve">User Story 6: Verify Phone No. : Google /Apple</w:t>
      </w:r>
    </w:p>
    <w:p w:rsidR="00000000" w:rsidDel="00000000" w:rsidP="00000000" w:rsidRDefault="00000000" w:rsidRPr="00000000" w14:paraId="00000120">
      <w:pPr>
        <w:pStyle w:val="Heading3"/>
        <w:spacing w:after="80" w:before="280" w:lineRule="auto"/>
        <w:rPr/>
      </w:pPr>
      <w:bookmarkStart w:colFirst="0" w:colLast="0" w:name="_c8ar8lghmdpp" w:id="69"/>
      <w:bookmarkEnd w:id="69"/>
      <w:r w:rsidDel="00000000" w:rsidR="00000000" w:rsidRPr="00000000">
        <w:rPr>
          <w:rtl w:val="0"/>
        </w:rPr>
        <w:t xml:space="preserve">Title:</w:t>
      </w:r>
    </w:p>
    <w:p w:rsidR="00000000" w:rsidDel="00000000" w:rsidP="00000000" w:rsidRDefault="00000000" w:rsidRPr="00000000" w14:paraId="00000121">
      <w:pPr>
        <w:ind w:left="0" w:firstLine="0"/>
        <w:rPr/>
      </w:pPr>
      <w:r w:rsidDel="00000000" w:rsidR="00000000" w:rsidRPr="00000000">
        <w:rPr>
          <w:rtl w:val="0"/>
        </w:rPr>
        <w:t xml:space="preserve">Verify Phone Number During Registration through Google/Apple.</w:t>
      </w:r>
    </w:p>
    <w:p w:rsidR="00000000" w:rsidDel="00000000" w:rsidP="00000000" w:rsidRDefault="00000000" w:rsidRPr="00000000" w14:paraId="00000122">
      <w:pPr>
        <w:pStyle w:val="Heading3"/>
        <w:spacing w:after="80" w:before="280" w:lineRule="auto"/>
        <w:rPr/>
      </w:pPr>
      <w:bookmarkStart w:colFirst="0" w:colLast="0" w:name="_tql75nmh9wjy" w:id="70"/>
      <w:bookmarkEnd w:id="70"/>
      <w:r w:rsidDel="00000000" w:rsidR="00000000" w:rsidRPr="00000000">
        <w:rPr>
          <w:rtl w:val="0"/>
        </w:rPr>
        <w:t xml:space="preserve">Description:</w:t>
      </w:r>
    </w:p>
    <w:p w:rsidR="00000000" w:rsidDel="00000000" w:rsidP="00000000" w:rsidRDefault="00000000" w:rsidRPr="00000000" w14:paraId="00000123">
      <w:pPr>
        <w:ind w:left="0" w:firstLine="0"/>
        <w:rPr/>
      </w:pPr>
      <w:r w:rsidDel="00000000" w:rsidR="00000000" w:rsidRPr="00000000">
        <w:rPr>
          <w:rtl w:val="0"/>
        </w:rPr>
        <w:t xml:space="preserve"> As a client, I want to verify my phone number after signing up via Google or Apple authentication, so that my account is secure and verified.</w:t>
      </w:r>
    </w:p>
    <w:p w:rsidR="00000000" w:rsidDel="00000000" w:rsidP="00000000" w:rsidRDefault="00000000" w:rsidRPr="00000000" w14:paraId="00000124">
      <w:pPr>
        <w:pStyle w:val="Heading3"/>
        <w:spacing w:after="80" w:before="280" w:lineRule="auto"/>
        <w:rPr/>
      </w:pPr>
      <w:bookmarkStart w:colFirst="0" w:colLast="0" w:name="_uqcpmvdz69j" w:id="71"/>
      <w:bookmarkEnd w:id="71"/>
      <w:r w:rsidDel="00000000" w:rsidR="00000000" w:rsidRPr="00000000">
        <w:rPr>
          <w:rtl w:val="0"/>
        </w:rPr>
        <w:t xml:space="preserve">Acceptance Criteria:</w:t>
      </w:r>
    </w:p>
    <w:p w:rsidR="00000000" w:rsidDel="00000000" w:rsidP="00000000" w:rsidRDefault="00000000" w:rsidRPr="00000000" w14:paraId="00000125">
      <w:pPr>
        <w:numPr>
          <w:ilvl w:val="0"/>
          <w:numId w:val="106"/>
        </w:numPr>
        <w:spacing w:after="0" w:afterAutospacing="0" w:before="240" w:lineRule="auto"/>
      </w:pPr>
      <w:r w:rsidDel="00000000" w:rsidR="00000000" w:rsidRPr="00000000">
        <w:rPr>
          <w:rtl w:val="0"/>
        </w:rPr>
        <w:t xml:space="preserve">The user is redirected to the "Verify Your Phone Number" screen after creating an account signup through google/apple link.</w:t>
      </w:r>
    </w:p>
    <w:p w:rsidR="00000000" w:rsidDel="00000000" w:rsidP="00000000" w:rsidRDefault="00000000" w:rsidRPr="00000000" w14:paraId="00000126">
      <w:pPr>
        <w:numPr>
          <w:ilvl w:val="0"/>
          <w:numId w:val="106"/>
        </w:numPr>
        <w:spacing w:after="0" w:afterAutospacing="0" w:before="0" w:beforeAutospacing="0" w:lineRule="auto"/>
      </w:pPr>
      <w:r w:rsidDel="00000000" w:rsidR="00000000" w:rsidRPr="00000000">
        <w:rPr>
          <w:rtl w:val="0"/>
        </w:rPr>
        <w:t xml:space="preserve">The user receives an OTP via SMS after entering a phone number.</w:t>
      </w:r>
    </w:p>
    <w:p w:rsidR="00000000" w:rsidDel="00000000" w:rsidP="00000000" w:rsidRDefault="00000000" w:rsidRPr="00000000" w14:paraId="00000127">
      <w:pPr>
        <w:numPr>
          <w:ilvl w:val="0"/>
          <w:numId w:val="106"/>
        </w:numPr>
        <w:spacing w:after="240" w:before="0" w:beforeAutospacing="0" w:lineRule="auto"/>
      </w:pPr>
      <w:r w:rsidDel="00000000" w:rsidR="00000000" w:rsidRPr="00000000">
        <w:rPr>
          <w:rtl w:val="0"/>
        </w:rPr>
        <w:t xml:space="preserve">Entering the correct OTP redirects the user to the "Create Your Profile" screen.</w:t>
      </w:r>
    </w:p>
    <w:p w:rsidR="00000000" w:rsidDel="00000000" w:rsidP="00000000" w:rsidRDefault="00000000" w:rsidRPr="00000000" w14:paraId="00000128">
      <w:pPr>
        <w:spacing w:after="240" w:before="240" w:lineRule="auto"/>
        <w:ind w:left="0" w:firstLine="0"/>
        <w:rPr/>
      </w:pPr>
      <w:r w:rsidDel="00000000" w:rsidR="00000000" w:rsidRPr="00000000">
        <w:rPr>
          <w:rtl w:val="0"/>
        </w:rPr>
      </w:r>
    </w:p>
    <w:p w:rsidR="00000000" w:rsidDel="00000000" w:rsidP="00000000" w:rsidRDefault="00000000" w:rsidRPr="00000000" w14:paraId="00000129">
      <w:pPr>
        <w:pStyle w:val="Heading2"/>
        <w:spacing w:after="240" w:before="240" w:lineRule="auto"/>
        <w:ind w:left="0" w:firstLine="0"/>
        <w:rPr/>
      </w:pPr>
      <w:bookmarkStart w:colFirst="0" w:colLast="0" w:name="_23agc1ubinni" w:id="72"/>
      <w:bookmarkEnd w:id="72"/>
      <w:r w:rsidDel="00000000" w:rsidR="00000000" w:rsidRPr="00000000">
        <w:rPr>
          <w:rtl w:val="0"/>
        </w:rPr>
        <w:t xml:space="preserve">User Story 5: Login : Google/Apple</w:t>
      </w:r>
    </w:p>
    <w:p w:rsidR="00000000" w:rsidDel="00000000" w:rsidP="00000000" w:rsidRDefault="00000000" w:rsidRPr="00000000" w14:paraId="0000012A">
      <w:pPr>
        <w:pStyle w:val="Heading3"/>
        <w:spacing w:after="80" w:before="280" w:lineRule="auto"/>
        <w:rPr/>
      </w:pPr>
      <w:bookmarkStart w:colFirst="0" w:colLast="0" w:name="_bk3bhjyjlskc" w:id="73"/>
      <w:bookmarkEnd w:id="73"/>
      <w:r w:rsidDel="00000000" w:rsidR="00000000" w:rsidRPr="00000000">
        <w:rPr>
          <w:rtl w:val="0"/>
        </w:rPr>
        <w:t xml:space="preserve">Title:</w:t>
      </w:r>
    </w:p>
    <w:p w:rsidR="00000000" w:rsidDel="00000000" w:rsidP="00000000" w:rsidRDefault="00000000" w:rsidRPr="00000000" w14:paraId="0000012B">
      <w:pPr>
        <w:ind w:left="0" w:firstLine="0"/>
        <w:rPr/>
      </w:pPr>
      <w:r w:rsidDel="00000000" w:rsidR="00000000" w:rsidRPr="00000000">
        <w:rPr>
          <w:rtl w:val="0"/>
        </w:rPr>
        <w:t xml:space="preserve"> Login via Google/Apple and Redirect to Homepage.</w:t>
      </w:r>
    </w:p>
    <w:p w:rsidR="00000000" w:rsidDel="00000000" w:rsidP="00000000" w:rsidRDefault="00000000" w:rsidRPr="00000000" w14:paraId="0000012C">
      <w:pPr>
        <w:pStyle w:val="Heading3"/>
        <w:spacing w:after="80" w:before="280" w:lineRule="auto"/>
        <w:rPr/>
      </w:pPr>
      <w:bookmarkStart w:colFirst="0" w:colLast="0" w:name="_rptkj0pbz57z" w:id="74"/>
      <w:bookmarkEnd w:id="74"/>
      <w:r w:rsidDel="00000000" w:rsidR="00000000" w:rsidRPr="00000000">
        <w:rPr>
          <w:rtl w:val="0"/>
        </w:rPr>
        <w:t xml:space="preserve">Description:</w:t>
      </w:r>
    </w:p>
    <w:p w:rsidR="00000000" w:rsidDel="00000000" w:rsidP="00000000" w:rsidRDefault="00000000" w:rsidRPr="00000000" w14:paraId="0000012D">
      <w:pPr>
        <w:ind w:left="0" w:firstLine="0"/>
        <w:rPr/>
      </w:pPr>
      <w:r w:rsidDel="00000000" w:rsidR="00000000" w:rsidRPr="00000000">
        <w:rPr>
          <w:rtl w:val="0"/>
        </w:rPr>
        <w:t xml:space="preserve">As a client, I want to log in to my account using Google or Apple authentication, so that I can quickly access my account without manually entering credentials.</w:t>
      </w:r>
    </w:p>
    <w:p w:rsidR="00000000" w:rsidDel="00000000" w:rsidP="00000000" w:rsidRDefault="00000000" w:rsidRPr="00000000" w14:paraId="0000012E">
      <w:pPr>
        <w:pStyle w:val="Heading3"/>
        <w:spacing w:after="80" w:before="280" w:lineRule="auto"/>
        <w:rPr/>
      </w:pPr>
      <w:bookmarkStart w:colFirst="0" w:colLast="0" w:name="_usjozuamlyuz" w:id="75"/>
      <w:bookmarkEnd w:id="75"/>
      <w:r w:rsidDel="00000000" w:rsidR="00000000" w:rsidRPr="00000000">
        <w:rPr>
          <w:rtl w:val="0"/>
        </w:rPr>
        <w:t xml:space="preserve">Acceptance Criteria:</w:t>
      </w:r>
    </w:p>
    <w:p w:rsidR="00000000" w:rsidDel="00000000" w:rsidP="00000000" w:rsidRDefault="00000000" w:rsidRPr="00000000" w14:paraId="0000012F">
      <w:pPr>
        <w:numPr>
          <w:ilvl w:val="0"/>
          <w:numId w:val="16"/>
        </w:numPr>
        <w:spacing w:after="0" w:afterAutospacing="0" w:before="240" w:lineRule="auto"/>
      </w:pPr>
      <w:r w:rsidDel="00000000" w:rsidR="00000000" w:rsidRPr="00000000">
        <w:rPr>
          <w:rtl w:val="0"/>
        </w:rPr>
        <w:t xml:space="preserve">The user can log in using Google or Apple authentication.</w:t>
      </w:r>
    </w:p>
    <w:p w:rsidR="00000000" w:rsidDel="00000000" w:rsidP="00000000" w:rsidRDefault="00000000" w:rsidRPr="00000000" w14:paraId="00000130">
      <w:pPr>
        <w:numPr>
          <w:ilvl w:val="0"/>
          <w:numId w:val="16"/>
        </w:numPr>
        <w:spacing w:after="0" w:afterAutospacing="0" w:before="0" w:beforeAutospacing="0" w:lineRule="auto"/>
      </w:pPr>
      <w:r w:rsidDel="00000000" w:rsidR="00000000" w:rsidRPr="00000000">
        <w:rPr>
          <w:rtl w:val="0"/>
        </w:rPr>
        <w:t xml:space="preserve">Upon successful login, the user is redirected to the homepage.</w:t>
      </w:r>
    </w:p>
    <w:p w:rsidR="00000000" w:rsidDel="00000000" w:rsidP="00000000" w:rsidRDefault="00000000" w:rsidRPr="00000000" w14:paraId="00000131">
      <w:pPr>
        <w:numPr>
          <w:ilvl w:val="0"/>
          <w:numId w:val="16"/>
        </w:numPr>
        <w:spacing w:after="240" w:before="0" w:beforeAutospacing="0" w:lineRule="auto"/>
      </w:pPr>
      <w:r w:rsidDel="00000000" w:rsidR="00000000" w:rsidRPr="00000000">
        <w:rPr>
          <w:rtl w:val="0"/>
        </w:rPr>
        <w:t xml:space="preserve">If it is the user’s first login, they are redirected to the "Create Your Account" screen with prepopulated data from authentication before accessing the homepage.</w:t>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pStyle w:val="Heading1"/>
        <w:ind w:left="0" w:firstLine="0"/>
        <w:rPr>
          <w:b w:val="1"/>
          <w:bCs w:val="1"/>
          <w:color w:val="674ea7"/>
        </w:rPr>
      </w:pPr>
      <w:bookmarkStart w:colFirst="0" w:colLast="0" w:name="_b9of1dz6nx2" w:id="76"/>
      <w:bookmarkEnd w:id="76"/>
      <w:r w:rsidDel="00000000" w:rsidR="00000000" w:rsidRPr="00000000">
        <w:rPr>
          <w:b w:val="1"/>
          <w:bCs w:val="1"/>
          <w:color w:val="674ea7"/>
          <w:rtl w:val="0"/>
        </w:rPr>
        <w:t xml:space="preserve">Onboarding Client Portal: Manage/View Profiles</w:t>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t xml:space="preserve">FIGMA:</w:t>
      </w:r>
    </w:p>
    <w:p w:rsidR="00000000" w:rsidDel="00000000" w:rsidP="00000000" w:rsidRDefault="00000000" w:rsidRPr="00000000" w14:paraId="00000138">
      <w:pPr>
        <w:numPr>
          <w:ilvl w:val="0"/>
          <w:numId w:val="100"/>
        </w:numPr>
      </w:pPr>
      <w:hyperlink r:id="rId12">
        <w:r w:rsidDel="00000000" w:rsidR="00000000" w:rsidRPr="00000000">
          <w:rPr>
            <w:color w:val="1155cc"/>
            <w:u w:val="single"/>
            <w:rtl w:val="0"/>
          </w:rPr>
          <w:t xml:space="preserve">Client Portal - View Profiles For Parent</w:t>
        </w:r>
      </w:hyperlink>
      <w:r w:rsidDel="00000000" w:rsidR="00000000" w:rsidRPr="00000000">
        <w:rPr>
          <w:rtl w:val="0"/>
        </w:rPr>
      </w:r>
    </w:p>
    <w:p w:rsidR="00000000" w:rsidDel="00000000" w:rsidP="00000000" w:rsidRDefault="00000000" w:rsidRPr="00000000" w14:paraId="00000139">
      <w:pPr>
        <w:numPr>
          <w:ilvl w:val="0"/>
          <w:numId w:val="100"/>
        </w:numPr>
      </w:pPr>
      <w:hyperlink r:id="rId13">
        <w:r w:rsidDel="00000000" w:rsidR="00000000" w:rsidRPr="00000000">
          <w:rPr>
            <w:color w:val="1155cc"/>
            <w:u w:val="single"/>
            <w:rtl w:val="0"/>
          </w:rPr>
          <w:t xml:space="preserve">Switch Profile</w:t>
        </w:r>
      </w:hyperlink>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pStyle w:val="Heading2"/>
        <w:ind w:left="0" w:firstLine="0"/>
        <w:rPr/>
      </w:pPr>
      <w:bookmarkStart w:colFirst="0" w:colLast="0" w:name="_j51iboejf98f" w:id="77"/>
      <w:bookmarkEnd w:id="77"/>
      <w:r w:rsidDel="00000000" w:rsidR="00000000" w:rsidRPr="00000000">
        <w:rPr>
          <w:rtl w:val="0"/>
        </w:rPr>
        <w:t xml:space="preserve">User Story 1: View Profile List</w:t>
      </w:r>
    </w:p>
    <w:p w:rsidR="00000000" w:rsidDel="00000000" w:rsidP="00000000" w:rsidRDefault="00000000" w:rsidRPr="00000000" w14:paraId="0000013C">
      <w:pPr>
        <w:pStyle w:val="Heading3"/>
        <w:spacing w:after="80" w:before="280" w:lineRule="auto"/>
        <w:rPr/>
      </w:pPr>
      <w:bookmarkStart w:colFirst="0" w:colLast="0" w:name="_pji2j0wdu9k1" w:id="78"/>
      <w:bookmarkEnd w:id="78"/>
      <w:r w:rsidDel="00000000" w:rsidR="00000000" w:rsidRPr="00000000">
        <w:rPr>
          <w:rtl w:val="0"/>
        </w:rPr>
        <w:t xml:space="preserve">Title:</w:t>
      </w:r>
    </w:p>
    <w:p w:rsidR="00000000" w:rsidDel="00000000" w:rsidP="00000000" w:rsidRDefault="00000000" w:rsidRPr="00000000" w14:paraId="0000013D">
      <w:pPr>
        <w:ind w:left="0" w:firstLine="0"/>
        <w:rPr/>
      </w:pPr>
      <w:r w:rsidDel="00000000" w:rsidR="00000000" w:rsidRPr="00000000">
        <w:rPr>
          <w:rtl w:val="0"/>
        </w:rPr>
        <w:t xml:space="preserve">As a client, I want to see a list of all profiles associated with my account so I can manage or view them as needed.</w:t>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pStyle w:val="Heading3"/>
        <w:spacing w:after="80" w:before="280" w:lineRule="auto"/>
        <w:rPr/>
      </w:pPr>
      <w:bookmarkStart w:colFirst="0" w:colLast="0" w:name="_4lp2wmncvz1k" w:id="79"/>
      <w:bookmarkEnd w:id="79"/>
      <w:r w:rsidDel="00000000" w:rsidR="00000000" w:rsidRPr="00000000">
        <w:rPr>
          <w:rtl w:val="0"/>
        </w:rPr>
        <w:t xml:space="preserve">Description:</w:t>
      </w:r>
    </w:p>
    <w:p w:rsidR="00000000" w:rsidDel="00000000" w:rsidP="00000000" w:rsidRDefault="00000000" w:rsidRPr="00000000" w14:paraId="00000140">
      <w:pPr>
        <w:ind w:left="0" w:firstLine="0"/>
        <w:rPr/>
      </w:pPr>
      <w:r w:rsidDel="00000000" w:rsidR="00000000" w:rsidRPr="00000000">
        <w:rPr>
          <w:rtl w:val="0"/>
        </w:rPr>
        <w:t xml:space="preserve">Users should be able to view a list of all profiles linked to their account, such as personal, child, family member, and client profiles, and have the option to select and view details for each.</w:t>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pStyle w:val="Heading3"/>
        <w:spacing w:after="80" w:before="280" w:lineRule="auto"/>
        <w:rPr/>
      </w:pPr>
      <w:bookmarkStart w:colFirst="0" w:colLast="0" w:name="_g5d6m9rmopek" w:id="80"/>
      <w:bookmarkEnd w:id="80"/>
      <w:r w:rsidDel="00000000" w:rsidR="00000000" w:rsidRPr="00000000">
        <w:rPr>
          <w:rtl w:val="0"/>
        </w:rPr>
        <w:t xml:space="preserve">Preconditions:</w:t>
      </w:r>
    </w:p>
    <w:p w:rsidR="00000000" w:rsidDel="00000000" w:rsidP="00000000" w:rsidRDefault="00000000" w:rsidRPr="00000000" w14:paraId="00000143">
      <w:pPr>
        <w:numPr>
          <w:ilvl w:val="0"/>
          <w:numId w:val="12"/>
        </w:numPr>
        <w:spacing w:after="0" w:afterAutospacing="0" w:before="240" w:lineRule="auto"/>
      </w:pPr>
      <w:r w:rsidDel="00000000" w:rsidR="00000000" w:rsidRPr="00000000">
        <w:rPr>
          <w:rtl w:val="0"/>
        </w:rPr>
        <w:t xml:space="preserve">The user is logged in.</w:t>
      </w:r>
    </w:p>
    <w:p w:rsidR="00000000" w:rsidDel="00000000" w:rsidP="00000000" w:rsidRDefault="00000000" w:rsidRPr="00000000" w14:paraId="00000144">
      <w:pPr>
        <w:numPr>
          <w:ilvl w:val="0"/>
          <w:numId w:val="12"/>
        </w:numPr>
        <w:spacing w:after="240" w:before="0" w:beforeAutospacing="0" w:lineRule="auto"/>
      </w:pPr>
      <w:r w:rsidDel="00000000" w:rsidR="00000000" w:rsidRPr="00000000">
        <w:rPr>
          <w:rtl w:val="0"/>
        </w:rPr>
        <w:t xml:space="preserve">Multiple profiles are associated with the account.</w:t>
      </w:r>
    </w:p>
    <w:p w:rsidR="00000000" w:rsidDel="00000000" w:rsidP="00000000" w:rsidRDefault="00000000" w:rsidRPr="00000000" w14:paraId="00000145">
      <w:pPr>
        <w:pStyle w:val="Heading3"/>
        <w:spacing w:after="80" w:before="280" w:lineRule="auto"/>
        <w:rPr/>
      </w:pPr>
      <w:bookmarkStart w:colFirst="0" w:colLast="0" w:name="_uj943stuc6cb" w:id="81"/>
      <w:bookmarkEnd w:id="81"/>
      <w:r w:rsidDel="00000000" w:rsidR="00000000" w:rsidRPr="00000000">
        <w:rPr>
          <w:rtl w:val="0"/>
        </w:rPr>
        <w:t xml:space="preserve">Acceptance Criteria:</w:t>
      </w:r>
    </w:p>
    <w:p w:rsidR="00000000" w:rsidDel="00000000" w:rsidP="00000000" w:rsidRDefault="00000000" w:rsidRPr="00000000" w14:paraId="00000146">
      <w:pPr>
        <w:numPr>
          <w:ilvl w:val="0"/>
          <w:numId w:val="51"/>
        </w:numPr>
        <w:spacing w:after="0" w:afterAutospacing="0" w:before="240" w:lineRule="auto"/>
      </w:pPr>
      <w:r w:rsidDel="00000000" w:rsidR="00000000" w:rsidRPr="00000000">
        <w:rPr>
          <w:rtl w:val="0"/>
        </w:rPr>
        <w:t xml:space="preserve">The profile list displays all associated profiles with names and profile pictures (if available).</w:t>
      </w:r>
    </w:p>
    <w:p w:rsidR="00000000" w:rsidDel="00000000" w:rsidP="00000000" w:rsidRDefault="00000000" w:rsidRPr="00000000" w14:paraId="00000147">
      <w:pPr>
        <w:numPr>
          <w:ilvl w:val="0"/>
          <w:numId w:val="51"/>
        </w:numPr>
        <w:spacing w:after="0" w:afterAutospacing="0" w:before="0" w:beforeAutospacing="0" w:lineRule="auto"/>
      </w:pPr>
      <w:r w:rsidDel="00000000" w:rsidR="00000000" w:rsidRPr="00000000">
        <w:rPr>
          <w:rtl w:val="0"/>
        </w:rPr>
        <w:t xml:space="preserve">Each profile entry has an option to EDIT profile details.</w:t>
      </w:r>
    </w:p>
    <w:p w:rsidR="00000000" w:rsidDel="00000000" w:rsidP="00000000" w:rsidRDefault="00000000" w:rsidRPr="00000000" w14:paraId="00000148">
      <w:pPr>
        <w:numPr>
          <w:ilvl w:val="0"/>
          <w:numId w:val="51"/>
        </w:numPr>
        <w:spacing w:after="0" w:afterAutospacing="0" w:before="0" w:beforeAutospacing="0" w:lineRule="auto"/>
      </w:pPr>
      <w:r w:rsidDel="00000000" w:rsidR="00000000" w:rsidRPr="00000000">
        <w:rPr>
          <w:rtl w:val="0"/>
        </w:rPr>
        <w:t xml:space="preserve">Clicking on a profile directs the user to that profile's details page for editing.</w:t>
      </w:r>
    </w:p>
    <w:p w:rsidR="00000000" w:rsidDel="00000000" w:rsidP="00000000" w:rsidRDefault="00000000" w:rsidRPr="00000000" w14:paraId="00000149">
      <w:pPr>
        <w:numPr>
          <w:ilvl w:val="0"/>
          <w:numId w:val="51"/>
        </w:numPr>
        <w:spacing w:after="240" w:before="0" w:beforeAutospacing="0" w:lineRule="auto"/>
      </w:pPr>
      <w:r w:rsidDel="00000000" w:rsidR="00000000" w:rsidRPr="00000000">
        <w:rPr>
          <w:rtl w:val="0"/>
        </w:rPr>
        <w:t xml:space="preserve">Once changes are made update the profile and redirect user to profile listing</w:t>
      </w:r>
    </w:p>
    <w:p w:rsidR="00000000" w:rsidDel="00000000" w:rsidP="00000000" w:rsidRDefault="00000000" w:rsidRPr="00000000" w14:paraId="0000014A">
      <w:pPr>
        <w:pStyle w:val="Heading2"/>
        <w:ind w:left="0" w:firstLine="0"/>
        <w:rPr/>
      </w:pPr>
      <w:bookmarkStart w:colFirst="0" w:colLast="0" w:name="_rs3oh5d3j9qe" w:id="82"/>
      <w:bookmarkEnd w:id="82"/>
      <w:r w:rsidDel="00000000" w:rsidR="00000000" w:rsidRPr="00000000">
        <w:rPr>
          <w:rtl w:val="0"/>
        </w:rPr>
        <w:t xml:space="preserve">User Story 2: Switch Between Profiles</w:t>
      </w:r>
    </w:p>
    <w:p w:rsidR="00000000" w:rsidDel="00000000" w:rsidP="00000000" w:rsidRDefault="00000000" w:rsidRPr="00000000" w14:paraId="0000014B">
      <w:pPr>
        <w:pStyle w:val="Heading3"/>
        <w:spacing w:after="80" w:before="280" w:lineRule="auto"/>
        <w:rPr/>
      </w:pPr>
      <w:bookmarkStart w:colFirst="0" w:colLast="0" w:name="_ewix07q36ala" w:id="83"/>
      <w:bookmarkEnd w:id="83"/>
      <w:r w:rsidDel="00000000" w:rsidR="00000000" w:rsidRPr="00000000">
        <w:rPr>
          <w:rtl w:val="0"/>
        </w:rPr>
        <w:t xml:space="preserve">Title:</w:t>
      </w:r>
    </w:p>
    <w:p w:rsidR="00000000" w:rsidDel="00000000" w:rsidP="00000000" w:rsidRDefault="00000000" w:rsidRPr="00000000" w14:paraId="0000014C">
      <w:pPr>
        <w:ind w:left="0" w:firstLine="0"/>
        <w:rPr/>
      </w:pPr>
      <w:r w:rsidDel="00000000" w:rsidR="00000000" w:rsidRPr="00000000">
        <w:rPr>
          <w:rtl w:val="0"/>
        </w:rPr>
        <w:t xml:space="preserve">As a client(above age of consent), I want to switch between different profiles linked to my account to manage or view them separately.</w:t>
      </w:r>
    </w:p>
    <w:p w:rsidR="00000000" w:rsidDel="00000000" w:rsidP="00000000" w:rsidRDefault="00000000" w:rsidRPr="00000000" w14:paraId="0000014D">
      <w:pPr>
        <w:pStyle w:val="Heading3"/>
        <w:spacing w:after="80" w:before="280" w:lineRule="auto"/>
        <w:rPr/>
      </w:pPr>
      <w:bookmarkStart w:colFirst="0" w:colLast="0" w:name="_vbbh8hy23jx1" w:id="84"/>
      <w:bookmarkEnd w:id="84"/>
      <w:r w:rsidDel="00000000" w:rsidR="00000000" w:rsidRPr="00000000">
        <w:rPr>
          <w:rtl w:val="0"/>
        </w:rPr>
        <w:t xml:space="preserve">Description:</w:t>
      </w:r>
    </w:p>
    <w:p w:rsidR="00000000" w:rsidDel="00000000" w:rsidP="00000000" w:rsidRDefault="00000000" w:rsidRPr="00000000" w14:paraId="0000014E">
      <w:pPr>
        <w:ind w:left="0" w:firstLine="0"/>
        <w:rPr/>
      </w:pPr>
      <w:r w:rsidDel="00000000" w:rsidR="00000000" w:rsidRPr="00000000">
        <w:rPr>
          <w:rtl w:val="0"/>
        </w:rPr>
        <w:t xml:space="preserve">Users should be able to select from a list of linked profiles, switching between them to view and manage specific profile details.</w:t>
      </w:r>
    </w:p>
    <w:p w:rsidR="00000000" w:rsidDel="00000000" w:rsidP="00000000" w:rsidRDefault="00000000" w:rsidRPr="00000000" w14:paraId="0000014F">
      <w:pPr>
        <w:pStyle w:val="Heading3"/>
        <w:spacing w:after="80" w:before="280" w:lineRule="auto"/>
        <w:rPr/>
      </w:pPr>
      <w:bookmarkStart w:colFirst="0" w:colLast="0" w:name="_j03cf4qcic2" w:id="85"/>
      <w:bookmarkEnd w:id="85"/>
      <w:r w:rsidDel="00000000" w:rsidR="00000000" w:rsidRPr="00000000">
        <w:rPr>
          <w:rtl w:val="0"/>
        </w:rPr>
        <w:t xml:space="preserve">Preconditions:</w:t>
      </w:r>
    </w:p>
    <w:p w:rsidR="00000000" w:rsidDel="00000000" w:rsidP="00000000" w:rsidRDefault="00000000" w:rsidRPr="00000000" w14:paraId="00000150">
      <w:pPr>
        <w:numPr>
          <w:ilvl w:val="0"/>
          <w:numId w:val="91"/>
        </w:numPr>
        <w:spacing w:after="240" w:before="240" w:lineRule="auto"/>
      </w:pPr>
      <w:r w:rsidDel="00000000" w:rsidR="00000000" w:rsidRPr="00000000">
        <w:rPr>
          <w:rtl w:val="0"/>
        </w:rPr>
        <w:t xml:space="preserve">The user is logged in and has multiple profiles linked to their account.</w:t>
      </w:r>
    </w:p>
    <w:p w:rsidR="00000000" w:rsidDel="00000000" w:rsidP="00000000" w:rsidRDefault="00000000" w:rsidRPr="00000000" w14:paraId="00000151">
      <w:pPr>
        <w:pStyle w:val="Heading3"/>
        <w:spacing w:after="80" w:before="280" w:lineRule="auto"/>
        <w:rPr/>
      </w:pPr>
      <w:bookmarkStart w:colFirst="0" w:colLast="0" w:name="_k2g09pcya9h7" w:id="86"/>
      <w:bookmarkEnd w:id="86"/>
      <w:r w:rsidDel="00000000" w:rsidR="00000000" w:rsidRPr="00000000">
        <w:rPr>
          <w:rtl w:val="0"/>
        </w:rPr>
        <w:t xml:space="preserve">Acceptance Criteria:</w:t>
      </w:r>
    </w:p>
    <w:p w:rsidR="00000000" w:rsidDel="00000000" w:rsidP="00000000" w:rsidRDefault="00000000" w:rsidRPr="00000000" w14:paraId="00000152">
      <w:pPr>
        <w:numPr>
          <w:ilvl w:val="0"/>
          <w:numId w:val="40"/>
        </w:numPr>
        <w:spacing w:after="0" w:afterAutospacing="0" w:before="240" w:lineRule="auto"/>
      </w:pPr>
      <w:r w:rsidDel="00000000" w:rsidR="00000000" w:rsidRPr="00000000">
        <w:rPr>
          <w:rtl w:val="0"/>
        </w:rPr>
        <w:t xml:space="preserve">A "Switch Profile" button is available on the homescreen.</w:t>
      </w:r>
    </w:p>
    <w:p w:rsidR="00000000" w:rsidDel="00000000" w:rsidP="00000000" w:rsidRDefault="00000000" w:rsidRPr="00000000" w14:paraId="00000153">
      <w:pPr>
        <w:numPr>
          <w:ilvl w:val="0"/>
          <w:numId w:val="40"/>
        </w:numPr>
        <w:spacing w:after="0" w:afterAutospacing="0" w:before="0" w:beforeAutospacing="0" w:lineRule="auto"/>
      </w:pPr>
      <w:r w:rsidDel="00000000" w:rsidR="00000000" w:rsidRPr="00000000">
        <w:rPr>
          <w:rtl w:val="0"/>
        </w:rPr>
        <w:t xml:space="preserve">Clicking "Switch Profile" opens a modal with a list of linked profiles.</w:t>
      </w:r>
    </w:p>
    <w:p w:rsidR="00000000" w:rsidDel="00000000" w:rsidP="00000000" w:rsidRDefault="00000000" w:rsidRPr="00000000" w14:paraId="00000154">
      <w:pPr>
        <w:numPr>
          <w:ilvl w:val="0"/>
          <w:numId w:val="40"/>
        </w:numPr>
        <w:spacing w:after="240" w:before="0" w:beforeAutospacing="0" w:lineRule="auto"/>
      </w:pPr>
      <w:r w:rsidDel="00000000" w:rsidR="00000000" w:rsidRPr="00000000">
        <w:rPr>
          <w:rtl w:val="0"/>
        </w:rPr>
        <w:t xml:space="preserve">Selecting a profile updates the view to show details specific to the selected profile.</w:t>
      </w:r>
    </w:p>
    <w:p w:rsidR="00000000" w:rsidDel="00000000" w:rsidP="00000000" w:rsidRDefault="00000000" w:rsidRPr="00000000" w14:paraId="00000155">
      <w:pPr>
        <w:spacing w:after="240" w:before="240" w:lineRule="auto"/>
        <w:ind w:left="0" w:firstLine="0"/>
        <w:rPr/>
      </w:pPr>
      <w:r w:rsidDel="00000000" w:rsidR="00000000" w:rsidRPr="00000000">
        <w:rPr>
          <w:rtl w:val="0"/>
        </w:rPr>
      </w:r>
    </w:p>
    <w:p w:rsidR="00000000" w:rsidDel="00000000" w:rsidP="00000000" w:rsidRDefault="00000000" w:rsidRPr="00000000" w14:paraId="00000156">
      <w:pPr>
        <w:pStyle w:val="Heading2"/>
        <w:spacing w:after="240" w:before="240" w:lineRule="auto"/>
        <w:ind w:left="0" w:firstLine="0"/>
        <w:rPr/>
      </w:pPr>
      <w:bookmarkStart w:colFirst="0" w:colLast="0" w:name="_o59purbwgd2l" w:id="87"/>
      <w:bookmarkEnd w:id="87"/>
      <w:r w:rsidDel="00000000" w:rsidR="00000000" w:rsidRPr="00000000">
        <w:rPr>
          <w:rtl w:val="0"/>
        </w:rPr>
        <w:t xml:space="preserve">User Story 3: Profile Selection Modal Display</w:t>
      </w:r>
    </w:p>
    <w:p w:rsidR="00000000" w:rsidDel="00000000" w:rsidP="00000000" w:rsidRDefault="00000000" w:rsidRPr="00000000" w14:paraId="00000157">
      <w:pPr>
        <w:pStyle w:val="Heading3"/>
        <w:spacing w:after="80" w:before="280" w:lineRule="auto"/>
        <w:rPr/>
      </w:pPr>
      <w:bookmarkStart w:colFirst="0" w:colLast="0" w:name="_nf7guis6rja" w:id="88"/>
      <w:bookmarkEnd w:id="88"/>
      <w:r w:rsidDel="00000000" w:rsidR="00000000" w:rsidRPr="00000000">
        <w:rPr>
          <w:rtl w:val="0"/>
        </w:rPr>
        <w:t xml:space="preserve">Title:</w:t>
      </w:r>
    </w:p>
    <w:p w:rsidR="00000000" w:rsidDel="00000000" w:rsidP="00000000" w:rsidRDefault="00000000" w:rsidRPr="00000000" w14:paraId="00000158">
      <w:pPr>
        <w:ind w:left="0" w:firstLine="0"/>
        <w:rPr/>
      </w:pPr>
      <w:r w:rsidDel="00000000" w:rsidR="00000000" w:rsidRPr="00000000">
        <w:rPr>
          <w:rtl w:val="0"/>
        </w:rPr>
        <w:t xml:space="preserve">As a client, I want to see a modal with profile options when switching profiles so I can select the correct profile.</w:t>
      </w:r>
    </w:p>
    <w:p w:rsidR="00000000" w:rsidDel="00000000" w:rsidP="00000000" w:rsidRDefault="00000000" w:rsidRPr="00000000" w14:paraId="00000159">
      <w:pPr>
        <w:pStyle w:val="Heading3"/>
        <w:spacing w:after="80" w:before="280" w:lineRule="auto"/>
        <w:rPr/>
      </w:pPr>
      <w:bookmarkStart w:colFirst="0" w:colLast="0" w:name="_otgygwc9ixww" w:id="89"/>
      <w:bookmarkEnd w:id="89"/>
      <w:r w:rsidDel="00000000" w:rsidR="00000000" w:rsidRPr="00000000">
        <w:rPr>
          <w:rtl w:val="0"/>
        </w:rPr>
        <w:t xml:space="preserve">Description:</w:t>
      </w:r>
    </w:p>
    <w:p w:rsidR="00000000" w:rsidDel="00000000" w:rsidP="00000000" w:rsidRDefault="00000000" w:rsidRPr="00000000" w14:paraId="0000015A">
      <w:pPr>
        <w:ind w:left="0" w:firstLine="0"/>
        <w:rPr/>
      </w:pPr>
      <w:r w:rsidDel="00000000" w:rsidR="00000000" w:rsidRPr="00000000">
        <w:rPr>
          <w:rtl w:val="0"/>
        </w:rPr>
        <w:t xml:space="preserve">Users should see a modal that displays all profiles linked to their account with names and profile pictures (if available). Users should be able to close the modal without switching profiles.</w:t>
      </w:r>
    </w:p>
    <w:p w:rsidR="00000000" w:rsidDel="00000000" w:rsidP="00000000" w:rsidRDefault="00000000" w:rsidRPr="00000000" w14:paraId="0000015B">
      <w:pPr>
        <w:pStyle w:val="Heading3"/>
        <w:spacing w:after="80" w:before="280" w:lineRule="auto"/>
        <w:rPr/>
      </w:pPr>
      <w:bookmarkStart w:colFirst="0" w:colLast="0" w:name="_nfyviig61301" w:id="90"/>
      <w:bookmarkEnd w:id="90"/>
      <w:r w:rsidDel="00000000" w:rsidR="00000000" w:rsidRPr="00000000">
        <w:rPr>
          <w:rtl w:val="0"/>
        </w:rPr>
        <w:t xml:space="preserve">Preconditions:</w:t>
      </w:r>
    </w:p>
    <w:p w:rsidR="00000000" w:rsidDel="00000000" w:rsidP="00000000" w:rsidRDefault="00000000" w:rsidRPr="00000000" w14:paraId="0000015C">
      <w:pPr>
        <w:numPr>
          <w:ilvl w:val="0"/>
          <w:numId w:val="35"/>
        </w:numPr>
        <w:spacing w:after="240" w:before="240" w:lineRule="auto"/>
      </w:pPr>
      <w:r w:rsidDel="00000000" w:rsidR="00000000" w:rsidRPr="00000000">
        <w:rPr>
          <w:rtl w:val="0"/>
        </w:rPr>
        <w:t xml:space="preserve">The user has multiple linked profiles.</w:t>
      </w:r>
    </w:p>
    <w:p w:rsidR="00000000" w:rsidDel="00000000" w:rsidP="00000000" w:rsidRDefault="00000000" w:rsidRPr="00000000" w14:paraId="0000015D">
      <w:pPr>
        <w:pStyle w:val="Heading3"/>
        <w:spacing w:after="80" w:before="280" w:lineRule="auto"/>
        <w:rPr/>
      </w:pPr>
      <w:bookmarkStart w:colFirst="0" w:colLast="0" w:name="_2n43c7jaqbp5" w:id="91"/>
      <w:bookmarkEnd w:id="91"/>
      <w:r w:rsidDel="00000000" w:rsidR="00000000" w:rsidRPr="00000000">
        <w:rPr>
          <w:rtl w:val="0"/>
        </w:rPr>
        <w:t xml:space="preserve">Acceptance Criteria:</w:t>
      </w:r>
    </w:p>
    <w:p w:rsidR="00000000" w:rsidDel="00000000" w:rsidP="00000000" w:rsidRDefault="00000000" w:rsidRPr="00000000" w14:paraId="0000015E">
      <w:pPr>
        <w:numPr>
          <w:ilvl w:val="0"/>
          <w:numId w:val="61"/>
        </w:numPr>
        <w:spacing w:after="0" w:afterAutospacing="0" w:before="240" w:lineRule="auto"/>
      </w:pPr>
      <w:r w:rsidDel="00000000" w:rsidR="00000000" w:rsidRPr="00000000">
        <w:rPr>
          <w:rtl w:val="0"/>
        </w:rPr>
        <w:t xml:space="preserve">The modal displays names and pictures for each profile.</w:t>
      </w:r>
    </w:p>
    <w:p w:rsidR="00000000" w:rsidDel="00000000" w:rsidP="00000000" w:rsidRDefault="00000000" w:rsidRPr="00000000" w14:paraId="0000015F">
      <w:pPr>
        <w:numPr>
          <w:ilvl w:val="0"/>
          <w:numId w:val="61"/>
        </w:numPr>
        <w:spacing w:after="0" w:afterAutospacing="0" w:before="0" w:beforeAutospacing="0" w:lineRule="auto"/>
      </w:pPr>
      <w:r w:rsidDel="00000000" w:rsidR="00000000" w:rsidRPr="00000000">
        <w:rPr>
          <w:rtl w:val="0"/>
        </w:rPr>
        <w:t xml:space="preserve">Users can't close the modal without making a selection.</w:t>
      </w:r>
    </w:p>
    <w:p w:rsidR="00000000" w:rsidDel="00000000" w:rsidP="00000000" w:rsidRDefault="00000000" w:rsidRPr="00000000" w14:paraId="00000160">
      <w:pPr>
        <w:numPr>
          <w:ilvl w:val="0"/>
          <w:numId w:val="61"/>
        </w:numPr>
        <w:spacing w:after="240" w:before="0" w:beforeAutospacing="0" w:lineRule="auto"/>
      </w:pPr>
      <w:r w:rsidDel="00000000" w:rsidR="00000000" w:rsidRPr="00000000">
        <w:rPr>
          <w:rtl w:val="0"/>
        </w:rPr>
        <w:t xml:space="preserve">Selecting a profile closes the modal and updates the view to the chosen profile.</w:t>
      </w:r>
    </w:p>
    <w:p w:rsidR="00000000" w:rsidDel="00000000" w:rsidP="00000000" w:rsidRDefault="00000000" w:rsidRPr="00000000" w14:paraId="00000161">
      <w:pPr>
        <w:pStyle w:val="Heading3"/>
        <w:spacing w:after="80" w:before="280" w:lineRule="auto"/>
        <w:rPr/>
      </w:pPr>
      <w:bookmarkStart w:colFirst="0" w:colLast="0" w:name="_xx1pg6dz20vo" w:id="92"/>
      <w:bookmarkEnd w:id="92"/>
      <w:r w:rsidDel="00000000" w:rsidR="00000000" w:rsidRPr="00000000">
        <w:rPr>
          <w:rtl w:val="0"/>
        </w:rPr>
        <w:t xml:space="preserve">Edge Cases:</w:t>
      </w:r>
    </w:p>
    <w:p w:rsidR="00000000" w:rsidDel="00000000" w:rsidP="00000000" w:rsidRDefault="00000000" w:rsidRPr="00000000" w14:paraId="00000162">
      <w:pPr>
        <w:numPr>
          <w:ilvl w:val="0"/>
          <w:numId w:val="6"/>
        </w:numPr>
        <w:spacing w:after="240" w:before="240" w:lineRule="auto"/>
      </w:pPr>
      <w:r w:rsidDel="00000000" w:rsidR="00000000" w:rsidRPr="00000000">
        <w:rPr>
          <w:b w:val="1"/>
          <w:bCs w:val="1"/>
          <w:rtl w:val="0"/>
        </w:rPr>
        <w:t xml:space="preserve">Empty Profile List</w:t>
      </w:r>
      <w:r w:rsidDel="00000000" w:rsidR="00000000" w:rsidRPr="00000000">
        <w:rPr>
          <w:rtl w:val="0"/>
        </w:rPr>
        <w:t xml:space="preserve">: If there are no profiles to switch to, disable the "Switch Profile" button in the Hamburger Menu.</w:t>
      </w:r>
    </w:p>
    <w:p w:rsidR="00000000" w:rsidDel="00000000" w:rsidP="00000000" w:rsidRDefault="00000000" w:rsidRPr="00000000" w14:paraId="00000163">
      <w:pPr>
        <w:spacing w:after="240" w:before="240" w:lineRule="auto"/>
        <w:ind w:left="0" w:firstLine="0"/>
        <w:rPr/>
      </w:pPr>
      <w:r w:rsidDel="00000000" w:rsidR="00000000" w:rsidRPr="00000000">
        <w:rPr>
          <w:rtl w:val="0"/>
        </w:rPr>
      </w:r>
    </w:p>
    <w:p w:rsidR="00000000" w:rsidDel="00000000" w:rsidP="00000000" w:rsidRDefault="00000000" w:rsidRPr="00000000" w14:paraId="00000164">
      <w:pPr>
        <w:pStyle w:val="Heading2"/>
        <w:spacing w:after="240" w:before="240" w:lineRule="auto"/>
        <w:ind w:left="0" w:firstLine="0"/>
        <w:rPr/>
      </w:pPr>
      <w:bookmarkStart w:colFirst="0" w:colLast="0" w:name="_udrqii84t5h1" w:id="93"/>
      <w:bookmarkEnd w:id="93"/>
      <w:r w:rsidDel="00000000" w:rsidR="00000000" w:rsidRPr="00000000">
        <w:rPr>
          <w:rtl w:val="0"/>
        </w:rPr>
        <w:t xml:space="preserve">User Story 4: Profile-Specific Data Handling for Bookings</w:t>
      </w:r>
    </w:p>
    <w:p w:rsidR="00000000" w:rsidDel="00000000" w:rsidP="00000000" w:rsidRDefault="00000000" w:rsidRPr="00000000" w14:paraId="00000165">
      <w:pPr>
        <w:pStyle w:val="Heading3"/>
        <w:spacing w:after="80" w:before="280" w:lineRule="auto"/>
        <w:rPr/>
      </w:pPr>
      <w:bookmarkStart w:colFirst="0" w:colLast="0" w:name="_c8b6d52k4te8" w:id="94"/>
      <w:bookmarkEnd w:id="94"/>
      <w:r w:rsidDel="00000000" w:rsidR="00000000" w:rsidRPr="00000000">
        <w:rPr>
          <w:rtl w:val="0"/>
        </w:rPr>
        <w:t xml:space="preserve">Title:</w:t>
      </w:r>
    </w:p>
    <w:p w:rsidR="00000000" w:rsidDel="00000000" w:rsidP="00000000" w:rsidRDefault="00000000" w:rsidRPr="00000000" w14:paraId="00000166">
      <w:pPr>
        <w:ind w:left="0" w:firstLine="0"/>
        <w:rPr/>
      </w:pPr>
      <w:r w:rsidDel="00000000" w:rsidR="00000000" w:rsidRPr="00000000">
        <w:rPr>
          <w:rtl w:val="0"/>
        </w:rPr>
        <w:t xml:space="preserve">As a client, I want my bookings and other profile-specific data to be saved under the selected profile to avoid data mix-up across profiles.</w:t>
      </w:r>
    </w:p>
    <w:p w:rsidR="00000000" w:rsidDel="00000000" w:rsidP="00000000" w:rsidRDefault="00000000" w:rsidRPr="00000000" w14:paraId="00000167">
      <w:pPr>
        <w:pStyle w:val="Heading3"/>
        <w:spacing w:after="80" w:before="280" w:lineRule="auto"/>
        <w:rPr/>
      </w:pPr>
      <w:bookmarkStart w:colFirst="0" w:colLast="0" w:name="_7suqgggf3sbs" w:id="95"/>
      <w:bookmarkEnd w:id="95"/>
      <w:r w:rsidDel="00000000" w:rsidR="00000000" w:rsidRPr="00000000">
        <w:rPr>
          <w:rtl w:val="0"/>
        </w:rPr>
        <w:t xml:space="preserve">Description:</w:t>
      </w:r>
    </w:p>
    <w:p w:rsidR="00000000" w:rsidDel="00000000" w:rsidP="00000000" w:rsidRDefault="00000000" w:rsidRPr="00000000" w14:paraId="00000168">
      <w:pPr>
        <w:ind w:left="0" w:firstLine="0"/>
        <w:rPr/>
      </w:pPr>
      <w:r w:rsidDel="00000000" w:rsidR="00000000" w:rsidRPr="00000000">
        <w:rPr>
          <w:rtl w:val="0"/>
        </w:rPr>
        <w:t xml:space="preserve">When switching profiles, any actions like booking sessions or transactions should be linked to the selected profile only. This ensures that each profile’s data remains distinct.</w:t>
      </w:r>
    </w:p>
    <w:p w:rsidR="00000000" w:rsidDel="00000000" w:rsidP="00000000" w:rsidRDefault="00000000" w:rsidRPr="00000000" w14:paraId="00000169">
      <w:pPr>
        <w:pStyle w:val="Heading3"/>
        <w:spacing w:after="80" w:before="280" w:lineRule="auto"/>
        <w:rPr/>
      </w:pPr>
      <w:bookmarkStart w:colFirst="0" w:colLast="0" w:name="_h9g7hoz3xdq" w:id="96"/>
      <w:bookmarkEnd w:id="96"/>
      <w:r w:rsidDel="00000000" w:rsidR="00000000" w:rsidRPr="00000000">
        <w:rPr>
          <w:rtl w:val="0"/>
        </w:rPr>
        <w:t xml:space="preserve">Preconditions:</w:t>
      </w:r>
    </w:p>
    <w:p w:rsidR="00000000" w:rsidDel="00000000" w:rsidP="00000000" w:rsidRDefault="00000000" w:rsidRPr="00000000" w14:paraId="0000016A">
      <w:pPr>
        <w:numPr>
          <w:ilvl w:val="0"/>
          <w:numId w:val="49"/>
        </w:numPr>
        <w:spacing w:after="240" w:before="240" w:lineRule="auto"/>
      </w:pPr>
      <w:r w:rsidDel="00000000" w:rsidR="00000000" w:rsidRPr="00000000">
        <w:rPr>
          <w:rtl w:val="0"/>
        </w:rPr>
        <w:t xml:space="preserve">The user has multiple profiles and is performing an action (e.g., booking) after selecting a profile.</w:t>
      </w:r>
    </w:p>
    <w:p w:rsidR="00000000" w:rsidDel="00000000" w:rsidP="00000000" w:rsidRDefault="00000000" w:rsidRPr="00000000" w14:paraId="0000016B">
      <w:pPr>
        <w:pStyle w:val="Heading3"/>
        <w:spacing w:after="80" w:before="280" w:lineRule="auto"/>
        <w:rPr/>
      </w:pPr>
      <w:bookmarkStart w:colFirst="0" w:colLast="0" w:name="_e679s6djm9mh" w:id="97"/>
      <w:bookmarkEnd w:id="97"/>
      <w:r w:rsidDel="00000000" w:rsidR="00000000" w:rsidRPr="00000000">
        <w:rPr>
          <w:rtl w:val="0"/>
        </w:rPr>
        <w:t xml:space="preserve">Acceptance Criteria:</w:t>
      </w:r>
    </w:p>
    <w:p w:rsidR="00000000" w:rsidDel="00000000" w:rsidP="00000000" w:rsidRDefault="00000000" w:rsidRPr="00000000" w14:paraId="0000016C">
      <w:pPr>
        <w:numPr>
          <w:ilvl w:val="0"/>
          <w:numId w:val="53"/>
        </w:numPr>
        <w:spacing w:after="0" w:afterAutospacing="0" w:before="240" w:lineRule="auto"/>
      </w:pPr>
      <w:r w:rsidDel="00000000" w:rsidR="00000000" w:rsidRPr="00000000">
        <w:rPr>
          <w:rtl w:val="0"/>
        </w:rPr>
        <w:t xml:space="preserve">Any actions like booking or assessment are associated only with the currently active profile.</w:t>
      </w:r>
    </w:p>
    <w:p w:rsidR="00000000" w:rsidDel="00000000" w:rsidP="00000000" w:rsidRDefault="00000000" w:rsidRPr="00000000" w14:paraId="0000016D">
      <w:pPr>
        <w:numPr>
          <w:ilvl w:val="0"/>
          <w:numId w:val="53"/>
        </w:numPr>
        <w:spacing w:after="0" w:afterAutospacing="0" w:before="0" w:beforeAutospacing="0" w:lineRule="auto"/>
      </w:pPr>
      <w:r w:rsidDel="00000000" w:rsidR="00000000" w:rsidRPr="00000000">
        <w:rPr>
          <w:rtl w:val="0"/>
        </w:rPr>
        <w:t xml:space="preserve">Profile data from one profile should not overlap with another when switching.</w:t>
      </w:r>
    </w:p>
    <w:p w:rsidR="00000000" w:rsidDel="00000000" w:rsidP="00000000" w:rsidRDefault="00000000" w:rsidRPr="00000000" w14:paraId="0000016E">
      <w:pPr>
        <w:numPr>
          <w:ilvl w:val="0"/>
          <w:numId w:val="53"/>
        </w:numPr>
        <w:spacing w:after="240" w:before="0" w:beforeAutospacing="0" w:lineRule="auto"/>
      </w:pPr>
      <w:r w:rsidDel="00000000" w:rsidR="00000000" w:rsidRPr="00000000">
        <w:rPr>
          <w:rtl w:val="0"/>
        </w:rPr>
        <w:t xml:space="preserve">Bookings and other data entries are stored and displayed under the correct profile only.</w:t>
      </w:r>
    </w:p>
    <w:p w:rsidR="00000000" w:rsidDel="00000000" w:rsidP="00000000" w:rsidRDefault="00000000" w:rsidRPr="00000000" w14:paraId="0000016F">
      <w:pPr>
        <w:spacing w:after="240" w:before="240" w:lineRule="auto"/>
        <w:ind w:left="0" w:firstLine="0"/>
        <w:rPr/>
      </w:pPr>
      <w:r w:rsidDel="00000000" w:rsidR="00000000" w:rsidRPr="00000000">
        <w:rPr>
          <w:rtl w:val="0"/>
        </w:rPr>
      </w:r>
    </w:p>
    <w:p w:rsidR="00000000" w:rsidDel="00000000" w:rsidP="00000000" w:rsidRDefault="00000000" w:rsidRPr="00000000" w14:paraId="00000170">
      <w:pPr>
        <w:pStyle w:val="Heading2"/>
        <w:spacing w:after="240" w:before="240" w:lineRule="auto"/>
        <w:ind w:left="0" w:firstLine="0"/>
        <w:rPr/>
      </w:pPr>
      <w:bookmarkStart w:colFirst="0" w:colLast="0" w:name="_j0s5bxtigs0c" w:id="98"/>
      <w:bookmarkEnd w:id="98"/>
      <w:r w:rsidDel="00000000" w:rsidR="00000000" w:rsidRPr="00000000">
        <w:rPr>
          <w:rtl w:val="0"/>
        </w:rPr>
        <w:t xml:space="preserve">User Story 5: Logout Option</w:t>
      </w:r>
    </w:p>
    <w:p w:rsidR="00000000" w:rsidDel="00000000" w:rsidP="00000000" w:rsidRDefault="00000000" w:rsidRPr="00000000" w14:paraId="00000171">
      <w:pPr>
        <w:pStyle w:val="Heading3"/>
        <w:spacing w:after="80" w:before="280" w:lineRule="auto"/>
        <w:rPr/>
      </w:pPr>
      <w:bookmarkStart w:colFirst="0" w:colLast="0" w:name="_8r0us552c0ag" w:id="99"/>
      <w:bookmarkEnd w:id="99"/>
      <w:r w:rsidDel="00000000" w:rsidR="00000000" w:rsidRPr="00000000">
        <w:rPr>
          <w:rtl w:val="0"/>
        </w:rPr>
        <w:t xml:space="preserve">Title:</w:t>
      </w:r>
    </w:p>
    <w:p w:rsidR="00000000" w:rsidDel="00000000" w:rsidP="00000000" w:rsidRDefault="00000000" w:rsidRPr="00000000" w14:paraId="00000172">
      <w:pPr>
        <w:ind w:left="0" w:firstLine="0"/>
        <w:rPr/>
      </w:pPr>
      <w:r w:rsidDel="00000000" w:rsidR="00000000" w:rsidRPr="00000000">
        <w:rPr>
          <w:rtl w:val="0"/>
        </w:rPr>
        <w:t xml:space="preserve">As a client, I want to securely log out from my account to protect my information.</w:t>
      </w:r>
    </w:p>
    <w:p w:rsidR="00000000" w:rsidDel="00000000" w:rsidP="00000000" w:rsidRDefault="00000000" w:rsidRPr="00000000" w14:paraId="00000173">
      <w:pPr>
        <w:pStyle w:val="Heading3"/>
        <w:spacing w:after="80" w:before="280" w:lineRule="auto"/>
        <w:rPr/>
      </w:pPr>
      <w:bookmarkStart w:colFirst="0" w:colLast="0" w:name="_dalz099ygecr" w:id="100"/>
      <w:bookmarkEnd w:id="100"/>
      <w:r w:rsidDel="00000000" w:rsidR="00000000" w:rsidRPr="00000000">
        <w:rPr>
          <w:rtl w:val="0"/>
        </w:rPr>
        <w:t xml:space="preserve">Description:</w:t>
      </w:r>
    </w:p>
    <w:p w:rsidR="00000000" w:rsidDel="00000000" w:rsidP="00000000" w:rsidRDefault="00000000" w:rsidRPr="00000000" w14:paraId="00000174">
      <w:pPr>
        <w:ind w:left="0" w:firstLine="0"/>
        <w:rPr/>
      </w:pPr>
      <w:r w:rsidDel="00000000" w:rsidR="00000000" w:rsidRPr="00000000">
        <w:rPr>
          <w:rtl w:val="0"/>
        </w:rPr>
        <w:t xml:space="preserve">Users should have a logout option in the profile menu, which securely logs them out and redirects to the login page.</w:t>
      </w:r>
    </w:p>
    <w:p w:rsidR="00000000" w:rsidDel="00000000" w:rsidP="00000000" w:rsidRDefault="00000000" w:rsidRPr="00000000" w14:paraId="00000175">
      <w:pPr>
        <w:pStyle w:val="Heading3"/>
        <w:spacing w:after="80" w:before="280" w:lineRule="auto"/>
        <w:rPr/>
      </w:pPr>
      <w:bookmarkStart w:colFirst="0" w:colLast="0" w:name="_402fqtkwinmj" w:id="101"/>
      <w:bookmarkEnd w:id="101"/>
      <w:r w:rsidDel="00000000" w:rsidR="00000000" w:rsidRPr="00000000">
        <w:rPr>
          <w:rtl w:val="0"/>
        </w:rPr>
        <w:t xml:space="preserve">Preconditions:</w:t>
      </w:r>
    </w:p>
    <w:p w:rsidR="00000000" w:rsidDel="00000000" w:rsidP="00000000" w:rsidRDefault="00000000" w:rsidRPr="00000000" w14:paraId="00000176">
      <w:pPr>
        <w:numPr>
          <w:ilvl w:val="0"/>
          <w:numId w:val="33"/>
        </w:numPr>
        <w:spacing w:after="240" w:before="240" w:lineRule="auto"/>
      </w:pPr>
      <w:r w:rsidDel="00000000" w:rsidR="00000000" w:rsidRPr="00000000">
        <w:rPr>
          <w:rtl w:val="0"/>
        </w:rPr>
        <w:t xml:space="preserve">The user is logged in.</w:t>
      </w:r>
    </w:p>
    <w:p w:rsidR="00000000" w:rsidDel="00000000" w:rsidP="00000000" w:rsidRDefault="00000000" w:rsidRPr="00000000" w14:paraId="00000177">
      <w:pPr>
        <w:pStyle w:val="Heading3"/>
        <w:spacing w:after="80" w:before="280" w:lineRule="auto"/>
        <w:rPr/>
      </w:pPr>
      <w:bookmarkStart w:colFirst="0" w:colLast="0" w:name="_zc09clka1bc6" w:id="102"/>
      <w:bookmarkEnd w:id="102"/>
      <w:r w:rsidDel="00000000" w:rsidR="00000000" w:rsidRPr="00000000">
        <w:rPr>
          <w:rtl w:val="0"/>
        </w:rPr>
        <w:t xml:space="preserve">Acceptance Criteria:</w:t>
      </w:r>
    </w:p>
    <w:p w:rsidR="00000000" w:rsidDel="00000000" w:rsidP="00000000" w:rsidRDefault="00000000" w:rsidRPr="00000000" w14:paraId="00000178">
      <w:pPr>
        <w:numPr>
          <w:ilvl w:val="0"/>
          <w:numId w:val="36"/>
        </w:numPr>
        <w:spacing w:after="0" w:afterAutospacing="0" w:before="240" w:lineRule="auto"/>
      </w:pPr>
      <w:r w:rsidDel="00000000" w:rsidR="00000000" w:rsidRPr="00000000">
        <w:rPr>
          <w:rtl w:val="0"/>
        </w:rPr>
        <w:t xml:space="preserve">A "Logout" option is visible in the profile menu.</w:t>
      </w:r>
    </w:p>
    <w:p w:rsidR="00000000" w:rsidDel="00000000" w:rsidP="00000000" w:rsidRDefault="00000000" w:rsidRPr="00000000" w14:paraId="00000179">
      <w:pPr>
        <w:numPr>
          <w:ilvl w:val="0"/>
          <w:numId w:val="36"/>
        </w:numPr>
        <w:spacing w:after="240" w:before="0" w:beforeAutospacing="0" w:lineRule="auto"/>
      </w:pPr>
      <w:r w:rsidDel="00000000" w:rsidR="00000000" w:rsidRPr="00000000">
        <w:rPr>
          <w:rtl w:val="0"/>
        </w:rPr>
        <w:t xml:space="preserve">Clicking "Logout" ends the session and redirects to the login page.</w:t>
      </w:r>
    </w:p>
    <w:p w:rsidR="00000000" w:rsidDel="00000000" w:rsidP="00000000" w:rsidRDefault="00000000" w:rsidRPr="00000000" w14:paraId="0000017A">
      <w:pPr>
        <w:spacing w:after="240" w:before="240" w:lineRule="auto"/>
        <w:ind w:left="0" w:firstLine="0"/>
        <w:rPr/>
      </w:pPr>
      <w:r w:rsidDel="00000000" w:rsidR="00000000" w:rsidRPr="00000000">
        <w:rPr>
          <w:rtl w:val="0"/>
        </w:rPr>
      </w:r>
    </w:p>
    <w:p w:rsidR="00000000" w:rsidDel="00000000" w:rsidP="00000000" w:rsidRDefault="00000000" w:rsidRPr="00000000" w14:paraId="0000017B">
      <w:pPr>
        <w:pStyle w:val="Heading2"/>
        <w:spacing w:after="240" w:before="240" w:lineRule="auto"/>
        <w:ind w:left="0" w:firstLine="0"/>
        <w:rPr/>
      </w:pPr>
      <w:bookmarkStart w:colFirst="0" w:colLast="0" w:name="_6ihjxmjc2faf" w:id="103"/>
      <w:bookmarkEnd w:id="103"/>
      <w:r w:rsidDel="00000000" w:rsidR="00000000" w:rsidRPr="00000000">
        <w:rPr>
          <w:rtl w:val="0"/>
        </w:rPr>
        <w:t xml:space="preserve">USER STORY 6: verify Phone number</w:t>
      </w:r>
    </w:p>
    <w:p w:rsidR="00000000" w:rsidDel="00000000" w:rsidP="00000000" w:rsidRDefault="00000000" w:rsidRPr="00000000" w14:paraId="0000017C">
      <w:pPr>
        <w:pStyle w:val="Heading3"/>
        <w:spacing w:after="80" w:before="280" w:lineRule="auto"/>
        <w:rPr/>
      </w:pPr>
      <w:bookmarkStart w:colFirst="0" w:colLast="0" w:name="_hp9vm28jg8ch" w:id="104"/>
      <w:bookmarkEnd w:id="104"/>
      <w:r w:rsidDel="00000000" w:rsidR="00000000" w:rsidRPr="00000000">
        <w:rPr>
          <w:rtl w:val="0"/>
        </w:rPr>
        <w:t xml:space="preserve">Title: </w:t>
      </w:r>
    </w:p>
    <w:p w:rsidR="00000000" w:rsidDel="00000000" w:rsidP="00000000" w:rsidRDefault="00000000" w:rsidRPr="00000000" w14:paraId="0000017D">
      <w:pPr>
        <w:ind w:left="0" w:firstLine="0"/>
        <w:rPr/>
      </w:pPr>
      <w:r w:rsidDel="00000000" w:rsidR="00000000" w:rsidRPr="00000000">
        <w:rPr>
          <w:rtl w:val="0"/>
        </w:rPr>
        <w:t xml:space="preserve">Display Verification Alert for Unverified Phone Numbers</w:t>
      </w:r>
    </w:p>
    <w:p w:rsidR="00000000" w:rsidDel="00000000" w:rsidP="00000000" w:rsidRDefault="00000000" w:rsidRPr="00000000" w14:paraId="0000017E">
      <w:pPr>
        <w:pStyle w:val="Heading3"/>
        <w:spacing w:after="80" w:before="280" w:lineRule="auto"/>
        <w:rPr/>
      </w:pPr>
      <w:bookmarkStart w:colFirst="0" w:colLast="0" w:name="_9b8d4kdrq7mc" w:id="105"/>
      <w:bookmarkEnd w:id="105"/>
      <w:r w:rsidDel="00000000" w:rsidR="00000000" w:rsidRPr="00000000">
        <w:rPr>
          <w:rtl w:val="0"/>
        </w:rPr>
        <w:t xml:space="preserve">Description:</w:t>
      </w:r>
    </w:p>
    <w:p w:rsidR="00000000" w:rsidDel="00000000" w:rsidP="00000000" w:rsidRDefault="00000000" w:rsidRPr="00000000" w14:paraId="0000017F">
      <w:pPr>
        <w:ind w:left="0" w:firstLine="0"/>
        <w:rPr/>
      </w:pPr>
      <w:r w:rsidDel="00000000" w:rsidR="00000000" w:rsidRPr="00000000">
        <w:rPr>
          <w:rtl w:val="0"/>
        </w:rPr>
        <w:t xml:space="preserve">As a user, I want to be notified when my phone number is unverified while editing my profile so that I can take the necessary action to verify it. The system should display a clear alert with a call-to-action to initiate verification. If my phone number is already verified, the alert should not appear.</w:t>
      </w:r>
    </w:p>
    <w:p w:rsidR="00000000" w:rsidDel="00000000" w:rsidP="00000000" w:rsidRDefault="00000000" w:rsidRPr="00000000" w14:paraId="00000180">
      <w:pPr>
        <w:pStyle w:val="Heading3"/>
        <w:spacing w:after="80" w:before="280" w:lineRule="auto"/>
        <w:rPr/>
      </w:pPr>
      <w:bookmarkStart w:colFirst="0" w:colLast="0" w:name="_7d52irujbl1y" w:id="106"/>
      <w:bookmarkEnd w:id="106"/>
      <w:r w:rsidDel="00000000" w:rsidR="00000000" w:rsidRPr="00000000">
        <w:rPr>
          <w:rtl w:val="0"/>
        </w:rPr>
        <w:t xml:space="preserve">Acceptance Criteria:</w:t>
      </w:r>
    </w:p>
    <w:p w:rsidR="00000000" w:rsidDel="00000000" w:rsidP="00000000" w:rsidRDefault="00000000" w:rsidRPr="00000000" w14:paraId="00000181">
      <w:pPr>
        <w:numPr>
          <w:ilvl w:val="0"/>
          <w:numId w:val="62"/>
        </w:numPr>
        <w:spacing w:after="0" w:afterAutospacing="0" w:before="240" w:lineRule="auto"/>
      </w:pPr>
      <w:r w:rsidDel="00000000" w:rsidR="00000000" w:rsidRPr="00000000">
        <w:rPr>
          <w:rtl w:val="0"/>
        </w:rPr>
        <w:t xml:space="preserve">If the user’s phone number is unverified, an alert message should be displayed on the profile edit screen.</w:t>
      </w:r>
    </w:p>
    <w:p w:rsidR="00000000" w:rsidDel="00000000" w:rsidP="00000000" w:rsidRDefault="00000000" w:rsidRPr="00000000" w14:paraId="00000182">
      <w:pPr>
        <w:numPr>
          <w:ilvl w:val="0"/>
          <w:numId w:val="62"/>
        </w:numPr>
        <w:spacing w:after="0" w:afterAutospacing="0" w:before="0" w:beforeAutospacing="0" w:lineRule="auto"/>
      </w:pPr>
      <w:r w:rsidDel="00000000" w:rsidR="00000000" w:rsidRPr="00000000">
        <w:rPr>
          <w:rtl w:val="0"/>
        </w:rPr>
        <w:t xml:space="preserve">The alert should contain a </w:t>
      </w:r>
      <w:r w:rsidDel="00000000" w:rsidR="00000000" w:rsidRPr="00000000">
        <w:rPr>
          <w:b w:val="1"/>
          <w:bCs w:val="1"/>
          <w:rtl w:val="0"/>
        </w:rPr>
        <w:t xml:space="preserve">"Click Here to verify your phone number"</w:t>
      </w:r>
      <w:r w:rsidDel="00000000" w:rsidR="00000000" w:rsidRPr="00000000">
        <w:rPr>
          <w:rtl w:val="0"/>
        </w:rPr>
        <w:t xml:space="preserve"> message.</w:t>
      </w:r>
    </w:p>
    <w:p w:rsidR="00000000" w:rsidDel="00000000" w:rsidP="00000000" w:rsidRDefault="00000000" w:rsidRPr="00000000" w14:paraId="00000183">
      <w:pPr>
        <w:numPr>
          <w:ilvl w:val="0"/>
          <w:numId w:val="62"/>
        </w:numPr>
        <w:spacing w:after="0" w:afterAutospacing="0" w:before="0" w:beforeAutospacing="0" w:lineRule="auto"/>
      </w:pPr>
      <w:r w:rsidDel="00000000" w:rsidR="00000000" w:rsidRPr="00000000">
        <w:rPr>
          <w:rtl w:val="0"/>
        </w:rPr>
        <w:t xml:space="preserve">Clicking the alert should open the phone number verification modal.</w:t>
      </w:r>
    </w:p>
    <w:p w:rsidR="00000000" w:rsidDel="00000000" w:rsidP="00000000" w:rsidRDefault="00000000" w:rsidRPr="00000000" w14:paraId="00000184">
      <w:pPr>
        <w:numPr>
          <w:ilvl w:val="0"/>
          <w:numId w:val="62"/>
        </w:numPr>
        <w:spacing w:after="0" w:afterAutospacing="0" w:before="0" w:beforeAutospacing="0" w:lineRule="auto"/>
      </w:pPr>
      <w:r w:rsidDel="00000000" w:rsidR="00000000" w:rsidRPr="00000000">
        <w:rPr>
          <w:rtl w:val="0"/>
        </w:rPr>
        <w:t xml:space="preserve">If the phone number is already verified, the alert should </w:t>
      </w:r>
      <w:r w:rsidDel="00000000" w:rsidR="00000000" w:rsidRPr="00000000">
        <w:rPr>
          <w:b w:val="1"/>
          <w:bCs w:val="1"/>
          <w:rtl w:val="0"/>
        </w:rPr>
        <w:t xml:space="preserve">not</w:t>
      </w:r>
      <w:r w:rsidDel="00000000" w:rsidR="00000000" w:rsidRPr="00000000">
        <w:rPr>
          <w:rtl w:val="0"/>
        </w:rPr>
        <w:t xml:space="preserve"> be displayed.</w:t>
      </w:r>
    </w:p>
    <w:p w:rsidR="00000000" w:rsidDel="00000000" w:rsidP="00000000" w:rsidRDefault="00000000" w:rsidRPr="00000000" w14:paraId="00000185">
      <w:pPr>
        <w:numPr>
          <w:ilvl w:val="0"/>
          <w:numId w:val="62"/>
        </w:numPr>
        <w:spacing w:after="0" w:afterAutospacing="0" w:before="0" w:beforeAutospacing="0" w:lineRule="auto"/>
      </w:pPr>
      <w:r w:rsidDel="00000000" w:rsidR="00000000" w:rsidRPr="00000000">
        <w:rPr>
          <w:rtl w:val="0"/>
        </w:rPr>
        <w:t xml:space="preserve">If the user updates their phone number, the system should reset verification status and prompt re-verification.</w:t>
      </w:r>
    </w:p>
    <w:p w:rsidR="00000000" w:rsidDel="00000000" w:rsidP="00000000" w:rsidRDefault="00000000" w:rsidRPr="00000000" w14:paraId="00000186">
      <w:pPr>
        <w:numPr>
          <w:ilvl w:val="0"/>
          <w:numId w:val="62"/>
        </w:numPr>
        <w:spacing w:after="240" w:before="0" w:beforeAutospacing="0" w:lineRule="auto"/>
      </w:pPr>
      <w:r w:rsidDel="00000000" w:rsidR="00000000" w:rsidRPr="00000000">
        <w:rPr>
          <w:rtl w:val="0"/>
        </w:rPr>
        <w:t xml:space="preserve">The system should prevent saving an unverified phone number without prompting verification.</w:t>
      </w:r>
    </w:p>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pStyle w:val="Heading1"/>
        <w:ind w:left="0" w:firstLine="0"/>
        <w:rPr>
          <w:b w:val="1"/>
          <w:bCs w:val="1"/>
          <w:color w:val="674ea7"/>
        </w:rPr>
      </w:pPr>
      <w:bookmarkStart w:colFirst="0" w:colLast="0" w:name="_11tuqwiadpl4" w:id="107"/>
      <w:bookmarkEnd w:id="107"/>
      <w:r w:rsidDel="00000000" w:rsidR="00000000" w:rsidRPr="00000000">
        <w:rPr>
          <w:b w:val="1"/>
          <w:bCs w:val="1"/>
          <w:color w:val="674ea7"/>
          <w:rtl w:val="0"/>
        </w:rPr>
        <w:t xml:space="preserve">Onboarding: Linking Accounts for Existing Users</w:t>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rtl w:val="0"/>
        </w:rPr>
        <w:t xml:space="preserve">NOTE: This feature is </w:t>
      </w:r>
      <w:r w:rsidDel="00000000" w:rsidR="00000000" w:rsidRPr="00000000">
        <w:rPr>
          <w:b w:val="1"/>
          <w:bCs w:val="1"/>
          <w:rtl w:val="0"/>
        </w:rPr>
        <w:t xml:space="preserve">not implemented at this time</w:t>
      </w:r>
      <w:r w:rsidDel="00000000" w:rsidR="00000000" w:rsidRPr="00000000">
        <w:rPr>
          <w:rtl w:val="0"/>
        </w:rPr>
        <w:t xml:space="preserve">. We are currently focusing on other priorities and will evaluate this functionality at a later stage if needed.</w:t>
      </w:r>
    </w:p>
    <w:p w:rsidR="00000000" w:rsidDel="00000000" w:rsidP="00000000" w:rsidRDefault="00000000" w:rsidRPr="00000000" w14:paraId="0000018D">
      <w:pPr>
        <w:ind w:left="0" w:firstLine="0"/>
        <w:rPr/>
      </w:pPr>
      <w:r w:rsidDel="00000000" w:rsidR="00000000" w:rsidRPr="00000000">
        <w:rPr>
          <w:rtl w:val="0"/>
        </w:rPr>
      </w:r>
    </w:p>
    <w:p w:rsidR="00000000" w:rsidDel="00000000" w:rsidP="00000000" w:rsidRDefault="00000000" w:rsidRPr="00000000" w14:paraId="0000018E">
      <w:pPr>
        <w:pStyle w:val="Heading2"/>
        <w:ind w:left="0" w:firstLine="0"/>
        <w:rPr>
          <w:shd w:fill="ea9999" w:val="clear"/>
        </w:rPr>
      </w:pPr>
      <w:bookmarkStart w:colFirst="0" w:colLast="0" w:name="_s0qm3dragav4" w:id="108"/>
      <w:bookmarkEnd w:id="108"/>
      <w:r w:rsidDel="00000000" w:rsidR="00000000" w:rsidRPr="00000000">
        <w:rPr>
          <w:shd w:fill="ea9999" w:val="clear"/>
          <w:rtl w:val="0"/>
        </w:rPr>
        <w:t xml:space="preserve">Linking Accounts for Existing Users</w:t>
      </w:r>
    </w:p>
    <w:p w:rsidR="00000000" w:rsidDel="00000000" w:rsidP="00000000" w:rsidRDefault="00000000" w:rsidRPr="00000000" w14:paraId="0000018F">
      <w:pPr>
        <w:pStyle w:val="Heading3"/>
        <w:spacing w:after="80" w:before="280" w:lineRule="auto"/>
        <w:rPr/>
      </w:pPr>
      <w:bookmarkStart w:colFirst="0" w:colLast="0" w:name="_4ruh0uumoshd" w:id="109"/>
      <w:bookmarkEnd w:id="109"/>
      <w:r w:rsidDel="00000000" w:rsidR="00000000" w:rsidRPr="00000000">
        <w:rPr>
          <w:rtl w:val="0"/>
        </w:rPr>
        <w:t xml:space="preserve">Title:</w:t>
      </w:r>
    </w:p>
    <w:p w:rsidR="00000000" w:rsidDel="00000000" w:rsidP="00000000" w:rsidRDefault="00000000" w:rsidRPr="00000000" w14:paraId="00000190">
      <w:pPr>
        <w:ind w:left="0" w:firstLine="0"/>
        <w:rPr/>
      </w:pPr>
      <w:r w:rsidDel="00000000" w:rsidR="00000000" w:rsidRPr="00000000">
        <w:rPr>
          <w:rtl w:val="0"/>
        </w:rPr>
        <w:t xml:space="preserve">As an existing user, I want the option to link my Google or Apple account to my profile for easier future logins.</w:t>
      </w:r>
    </w:p>
    <w:p w:rsidR="00000000" w:rsidDel="00000000" w:rsidP="00000000" w:rsidRDefault="00000000" w:rsidRPr="00000000" w14:paraId="00000191">
      <w:pPr>
        <w:pStyle w:val="Heading3"/>
        <w:spacing w:after="80" w:before="280" w:lineRule="auto"/>
        <w:rPr/>
      </w:pPr>
      <w:bookmarkStart w:colFirst="0" w:colLast="0" w:name="_3rq48ddcua3c" w:id="110"/>
      <w:bookmarkEnd w:id="110"/>
      <w:r w:rsidDel="00000000" w:rsidR="00000000" w:rsidRPr="00000000">
        <w:rPr>
          <w:rtl w:val="0"/>
        </w:rPr>
        <w:t xml:space="preserve">Description:</w:t>
      </w:r>
    </w:p>
    <w:p w:rsidR="00000000" w:rsidDel="00000000" w:rsidP="00000000" w:rsidRDefault="00000000" w:rsidRPr="00000000" w14:paraId="00000192">
      <w:pPr>
        <w:ind w:left="0" w:firstLine="0"/>
        <w:rPr/>
      </w:pPr>
      <w:r w:rsidDel="00000000" w:rsidR="00000000" w:rsidRPr="00000000">
        <w:rPr>
          <w:rtl w:val="0"/>
        </w:rPr>
        <w:t xml:space="preserve">Existing users should be able to link their Google or Apple accounts from their account settings. Once linked, users can use either their standard login or the linked Google/Apple login for easier access.</w:t>
      </w:r>
    </w:p>
    <w:p w:rsidR="00000000" w:rsidDel="00000000" w:rsidP="00000000" w:rsidRDefault="00000000" w:rsidRPr="00000000" w14:paraId="00000193">
      <w:pPr>
        <w:pStyle w:val="Heading3"/>
        <w:spacing w:after="80" w:before="280" w:lineRule="auto"/>
        <w:rPr/>
      </w:pPr>
      <w:bookmarkStart w:colFirst="0" w:colLast="0" w:name="_t2ty0ww0k6b3" w:id="111"/>
      <w:bookmarkEnd w:id="111"/>
      <w:r w:rsidDel="00000000" w:rsidR="00000000" w:rsidRPr="00000000">
        <w:rPr>
          <w:rtl w:val="0"/>
        </w:rPr>
        <w:t xml:space="preserve">Preconditions:</w:t>
      </w:r>
    </w:p>
    <w:p w:rsidR="00000000" w:rsidDel="00000000" w:rsidP="00000000" w:rsidRDefault="00000000" w:rsidRPr="00000000" w14:paraId="00000194">
      <w:pPr>
        <w:numPr>
          <w:ilvl w:val="0"/>
          <w:numId w:val="37"/>
        </w:numPr>
        <w:spacing w:after="240" w:before="240" w:lineRule="auto"/>
      </w:pPr>
      <w:r w:rsidDel="00000000" w:rsidR="00000000" w:rsidRPr="00000000">
        <w:rPr>
          <w:rtl w:val="0"/>
        </w:rPr>
        <w:t xml:space="preserve">The user must be logged into their account.</w:t>
      </w:r>
    </w:p>
    <w:p w:rsidR="00000000" w:rsidDel="00000000" w:rsidP="00000000" w:rsidRDefault="00000000" w:rsidRPr="00000000" w14:paraId="00000195">
      <w:pPr>
        <w:pStyle w:val="Heading3"/>
        <w:spacing w:after="80" w:before="280" w:lineRule="auto"/>
        <w:rPr/>
      </w:pPr>
      <w:bookmarkStart w:colFirst="0" w:colLast="0" w:name="_b6nfodpny0c4" w:id="112"/>
      <w:bookmarkEnd w:id="112"/>
      <w:r w:rsidDel="00000000" w:rsidR="00000000" w:rsidRPr="00000000">
        <w:rPr>
          <w:rtl w:val="0"/>
        </w:rPr>
        <w:t xml:space="preserve">Acceptance Criteria:</w:t>
      </w:r>
    </w:p>
    <w:p w:rsidR="00000000" w:rsidDel="00000000" w:rsidP="00000000" w:rsidRDefault="00000000" w:rsidRPr="00000000" w14:paraId="00000196">
      <w:pPr>
        <w:numPr>
          <w:ilvl w:val="0"/>
          <w:numId w:val="26"/>
        </w:numPr>
        <w:spacing w:after="0" w:afterAutospacing="0" w:before="240" w:lineRule="auto"/>
      </w:pPr>
      <w:r w:rsidDel="00000000" w:rsidR="00000000" w:rsidRPr="00000000">
        <w:rPr>
          <w:rtl w:val="0"/>
        </w:rPr>
        <w:t xml:space="preserve">"Link with Google" and "Link with Apple" options are available in the account settings.</w:t>
      </w:r>
    </w:p>
    <w:p w:rsidR="00000000" w:rsidDel="00000000" w:rsidP="00000000" w:rsidRDefault="00000000" w:rsidRPr="00000000" w14:paraId="00000197">
      <w:pPr>
        <w:numPr>
          <w:ilvl w:val="0"/>
          <w:numId w:val="26"/>
        </w:numPr>
        <w:spacing w:after="0" w:afterAutospacing="0" w:before="0" w:beforeAutospacing="0" w:lineRule="auto"/>
      </w:pPr>
      <w:r w:rsidDel="00000000" w:rsidR="00000000" w:rsidRPr="00000000">
        <w:rPr>
          <w:rtl w:val="0"/>
        </w:rPr>
        <w:t xml:space="preserve">Upon clicking either option, the user is redirected to the respective authentication page (Google or Apple).</w:t>
      </w:r>
    </w:p>
    <w:p w:rsidR="00000000" w:rsidDel="00000000" w:rsidP="00000000" w:rsidRDefault="00000000" w:rsidRPr="00000000" w14:paraId="00000198">
      <w:pPr>
        <w:numPr>
          <w:ilvl w:val="0"/>
          <w:numId w:val="26"/>
        </w:numPr>
        <w:spacing w:after="0" w:afterAutospacing="0" w:before="0" w:beforeAutospacing="0" w:lineRule="auto"/>
      </w:pPr>
      <w:r w:rsidDel="00000000" w:rsidR="00000000" w:rsidRPr="00000000">
        <w:rPr>
          <w:rtl w:val="0"/>
        </w:rPr>
        <w:t xml:space="preserve">If authorized, the selected account is linked successfully, and a confirmation message appears.</w:t>
      </w:r>
    </w:p>
    <w:p w:rsidR="00000000" w:rsidDel="00000000" w:rsidP="00000000" w:rsidRDefault="00000000" w:rsidRPr="00000000" w14:paraId="00000199">
      <w:pPr>
        <w:numPr>
          <w:ilvl w:val="0"/>
          <w:numId w:val="26"/>
        </w:numPr>
        <w:spacing w:after="240" w:before="0" w:beforeAutospacing="0" w:lineRule="auto"/>
      </w:pPr>
      <w:r w:rsidDel="00000000" w:rsidR="00000000" w:rsidRPr="00000000">
        <w:rPr>
          <w:rtl w:val="0"/>
        </w:rPr>
        <w:t xml:space="preserve">Users can log in using either standard credentials or Google/Apple after linking.</w:t>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pStyle w:val="Heading1"/>
        <w:ind w:left="0" w:firstLine="0"/>
        <w:rPr>
          <w:b w:val="1"/>
          <w:bCs w:val="1"/>
          <w:color w:val="674ea7"/>
        </w:rPr>
      </w:pPr>
      <w:bookmarkStart w:colFirst="0" w:colLast="0" w:name="_4fkec5747fsl" w:id="113"/>
      <w:bookmarkEnd w:id="113"/>
      <w:r w:rsidDel="00000000" w:rsidR="00000000" w:rsidRPr="00000000">
        <w:rPr>
          <w:b w:val="1"/>
          <w:bCs w:val="1"/>
          <w:color w:val="674ea7"/>
          <w:rtl w:val="0"/>
        </w:rPr>
        <w:t xml:space="preserve">Onboarding: Account Creation if Age of Consent is Below Required Level</w:t>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ind w:left="0" w:firstLine="0"/>
        <w:rPr/>
      </w:pPr>
      <w:r w:rsidDel="00000000" w:rsidR="00000000" w:rsidRPr="00000000">
        <w:rPr>
          <w:rtl w:val="0"/>
        </w:rPr>
      </w:r>
    </w:p>
    <w:p w:rsidR="00000000" w:rsidDel="00000000" w:rsidP="00000000" w:rsidRDefault="00000000" w:rsidRPr="00000000" w14:paraId="000001A0">
      <w:pPr>
        <w:ind w:left="0" w:firstLine="0"/>
        <w:rPr/>
      </w:pPr>
      <w:r w:rsidDel="00000000" w:rsidR="00000000" w:rsidRPr="00000000">
        <w:rPr>
          <w:rtl w:val="0"/>
        </w:rPr>
        <w:t xml:space="preserve">FIGMA:</w:t>
      </w:r>
    </w:p>
    <w:p w:rsidR="00000000" w:rsidDel="00000000" w:rsidP="00000000" w:rsidRDefault="00000000" w:rsidRPr="00000000" w14:paraId="000001A1">
      <w:pPr>
        <w:numPr>
          <w:ilvl w:val="0"/>
          <w:numId w:val="104"/>
        </w:numPr>
      </w:pPr>
      <w:hyperlink r:id="rId14">
        <w:r w:rsidDel="00000000" w:rsidR="00000000" w:rsidRPr="00000000">
          <w:rPr>
            <w:color w:val="1155cc"/>
            <w:u w:val="single"/>
            <w:rtl w:val="0"/>
          </w:rPr>
          <w:t xml:space="preserve">Parent/Guardian not added - View Profiles For Child</w:t>
        </w:r>
      </w:hyperlink>
      <w:r w:rsidDel="00000000" w:rsidR="00000000" w:rsidRPr="00000000">
        <w:rPr>
          <w:rtl w:val="0"/>
        </w:rPr>
      </w:r>
    </w:p>
    <w:p w:rsidR="00000000" w:rsidDel="00000000" w:rsidP="00000000" w:rsidRDefault="00000000" w:rsidRPr="00000000" w14:paraId="000001A2">
      <w:pPr>
        <w:ind w:left="0" w:firstLine="0"/>
        <w:rPr/>
      </w:pPr>
      <w:r w:rsidDel="00000000" w:rsidR="00000000" w:rsidRPr="00000000">
        <w:rPr>
          <w:rtl w:val="0"/>
        </w:rPr>
      </w:r>
    </w:p>
    <w:p w:rsidR="00000000" w:rsidDel="00000000" w:rsidP="00000000" w:rsidRDefault="00000000" w:rsidRPr="00000000" w14:paraId="000001A3">
      <w:pPr>
        <w:pStyle w:val="Heading2"/>
        <w:ind w:left="0" w:firstLine="0"/>
        <w:rPr/>
      </w:pPr>
      <w:bookmarkStart w:colFirst="0" w:colLast="0" w:name="_84f96dso3wd7" w:id="114"/>
      <w:bookmarkEnd w:id="114"/>
      <w:r w:rsidDel="00000000" w:rsidR="00000000" w:rsidRPr="00000000">
        <w:rPr>
          <w:rtl w:val="0"/>
        </w:rPr>
        <w:t xml:space="preserve">User Story 1: Display Parent/Guardian Information Form</w:t>
      </w:r>
    </w:p>
    <w:p w:rsidR="00000000" w:rsidDel="00000000" w:rsidP="00000000" w:rsidRDefault="00000000" w:rsidRPr="00000000" w14:paraId="000001A4">
      <w:pPr>
        <w:pStyle w:val="Heading3"/>
        <w:spacing w:after="80" w:before="280" w:lineRule="auto"/>
        <w:rPr/>
      </w:pPr>
      <w:bookmarkStart w:colFirst="0" w:colLast="0" w:name="_fwujhj7fvbvm" w:id="115"/>
      <w:bookmarkEnd w:id="115"/>
      <w:r w:rsidDel="00000000" w:rsidR="00000000" w:rsidRPr="00000000">
        <w:rPr>
          <w:rtl w:val="0"/>
        </w:rPr>
        <w:t xml:space="preserve">Description:</w:t>
      </w:r>
    </w:p>
    <w:p w:rsidR="00000000" w:rsidDel="00000000" w:rsidP="00000000" w:rsidRDefault="00000000" w:rsidRPr="00000000" w14:paraId="000001A5">
      <w:pPr>
        <w:ind w:left="0" w:firstLine="0"/>
        <w:rPr/>
      </w:pPr>
      <w:r w:rsidDel="00000000" w:rsidR="00000000" w:rsidRPr="00000000">
        <w:rPr>
          <w:rtl w:val="0"/>
        </w:rPr>
        <w:t xml:space="preserve">Clients below the age of consent must provide parent/guardian information for account creation if they like to receive services from a licensed care provider else they will only be able to hire Non Licensed care providers.</w:t>
      </w:r>
    </w:p>
    <w:p w:rsidR="00000000" w:rsidDel="00000000" w:rsidP="00000000" w:rsidRDefault="00000000" w:rsidRPr="00000000" w14:paraId="000001A6">
      <w:pPr>
        <w:pStyle w:val="Heading3"/>
        <w:spacing w:after="80" w:before="280" w:lineRule="auto"/>
        <w:rPr/>
      </w:pPr>
      <w:bookmarkStart w:colFirst="0" w:colLast="0" w:name="_nbbp8uward3f" w:id="116"/>
      <w:bookmarkEnd w:id="116"/>
      <w:r w:rsidDel="00000000" w:rsidR="00000000" w:rsidRPr="00000000">
        <w:rPr>
          <w:rtl w:val="0"/>
        </w:rPr>
        <w:t xml:space="preserve">Validations:</w:t>
      </w:r>
    </w:p>
    <w:p w:rsidR="00000000" w:rsidDel="00000000" w:rsidP="00000000" w:rsidRDefault="00000000" w:rsidRPr="00000000" w14:paraId="000001A7">
      <w:pPr>
        <w:numPr>
          <w:ilvl w:val="0"/>
          <w:numId w:val="15"/>
        </w:numPr>
        <w:spacing w:after="0" w:afterAutospacing="0" w:before="240" w:lineRule="auto"/>
      </w:pPr>
      <w:r w:rsidDel="00000000" w:rsidR="00000000" w:rsidRPr="00000000">
        <w:rPr>
          <w:rtl w:val="0"/>
        </w:rPr>
        <w:t xml:space="preserve">Ensure the form appears only for clients below the age of consent.</w:t>
      </w:r>
    </w:p>
    <w:p w:rsidR="00000000" w:rsidDel="00000000" w:rsidP="00000000" w:rsidRDefault="00000000" w:rsidRPr="00000000" w14:paraId="000001A8">
      <w:pPr>
        <w:numPr>
          <w:ilvl w:val="0"/>
          <w:numId w:val="15"/>
        </w:numPr>
        <w:spacing w:after="240" w:before="0" w:beforeAutospacing="0" w:lineRule="auto"/>
      </w:pPr>
      <w:r w:rsidDel="00000000" w:rsidR="00000000" w:rsidRPr="00000000">
        <w:rPr>
          <w:rtl w:val="0"/>
        </w:rPr>
        <w:t xml:space="preserve">They can select a relationship to "Parent" or "legal Guardian".</w:t>
      </w:r>
    </w:p>
    <w:p w:rsidR="00000000" w:rsidDel="00000000" w:rsidP="00000000" w:rsidRDefault="00000000" w:rsidRPr="00000000" w14:paraId="000001A9">
      <w:pPr>
        <w:pStyle w:val="Heading3"/>
        <w:spacing w:after="80" w:before="280" w:lineRule="auto"/>
        <w:rPr/>
      </w:pPr>
      <w:bookmarkStart w:colFirst="0" w:colLast="0" w:name="_cc5uspuyjw9k" w:id="117"/>
      <w:bookmarkEnd w:id="117"/>
      <w:r w:rsidDel="00000000" w:rsidR="00000000" w:rsidRPr="00000000">
        <w:rPr>
          <w:rtl w:val="0"/>
        </w:rPr>
        <w:t xml:space="preserve">Acceptance Criteria:</w:t>
      </w:r>
    </w:p>
    <w:p w:rsidR="00000000" w:rsidDel="00000000" w:rsidP="00000000" w:rsidRDefault="00000000" w:rsidRPr="00000000" w14:paraId="000001AA">
      <w:pPr>
        <w:numPr>
          <w:ilvl w:val="0"/>
          <w:numId w:val="27"/>
        </w:numPr>
        <w:spacing w:after="0" w:afterAutospacing="0" w:before="240" w:lineRule="auto"/>
      </w:pPr>
      <w:r w:rsidDel="00000000" w:rsidR="00000000" w:rsidRPr="00000000">
        <w:rPr>
          <w:rtl w:val="0"/>
        </w:rPr>
        <w:t xml:space="preserve">The form displays if the client is underage.</w:t>
      </w:r>
    </w:p>
    <w:p w:rsidR="00000000" w:rsidDel="00000000" w:rsidP="00000000" w:rsidRDefault="00000000" w:rsidRPr="00000000" w14:paraId="000001AB">
      <w:pPr>
        <w:numPr>
          <w:ilvl w:val="0"/>
          <w:numId w:val="27"/>
        </w:numPr>
        <w:spacing w:after="240" w:before="0" w:beforeAutospacing="0" w:lineRule="auto"/>
      </w:pPr>
      <w:r w:rsidDel="00000000" w:rsidR="00000000" w:rsidRPr="00000000">
        <w:rPr>
          <w:rtl w:val="0"/>
        </w:rPr>
        <w:t xml:space="preserve">They can select a relationship to "Parent" or "legal Guardian".</w:t>
      </w:r>
    </w:p>
    <w:p w:rsidR="00000000" w:rsidDel="00000000" w:rsidP="00000000" w:rsidRDefault="00000000" w:rsidRPr="00000000" w14:paraId="000001AC">
      <w:pPr>
        <w:pStyle w:val="Heading2"/>
        <w:spacing w:after="240" w:before="240" w:lineRule="auto"/>
        <w:ind w:left="0" w:firstLine="0"/>
        <w:rPr/>
      </w:pPr>
      <w:bookmarkStart w:colFirst="0" w:colLast="0" w:name="_yncrqriynnwk" w:id="118"/>
      <w:bookmarkEnd w:id="118"/>
      <w:r w:rsidDel="00000000" w:rsidR="00000000" w:rsidRPr="00000000">
        <w:rPr>
          <w:rtl w:val="0"/>
        </w:rPr>
        <w:t xml:space="preserve">User Story 2: Input Validation for Parent/Guardian Information</w:t>
      </w:r>
    </w:p>
    <w:p w:rsidR="00000000" w:rsidDel="00000000" w:rsidP="00000000" w:rsidRDefault="00000000" w:rsidRPr="00000000" w14:paraId="000001AD">
      <w:pPr>
        <w:pStyle w:val="Heading3"/>
        <w:spacing w:after="80" w:before="280" w:lineRule="auto"/>
        <w:rPr/>
      </w:pPr>
      <w:bookmarkStart w:colFirst="0" w:colLast="0" w:name="_mgv4zm8m0rj" w:id="119"/>
      <w:bookmarkEnd w:id="119"/>
      <w:r w:rsidDel="00000000" w:rsidR="00000000" w:rsidRPr="00000000">
        <w:rPr>
          <w:rtl w:val="0"/>
        </w:rPr>
        <w:t xml:space="preserve">Description:</w:t>
      </w:r>
    </w:p>
    <w:p w:rsidR="00000000" w:rsidDel="00000000" w:rsidP="00000000" w:rsidRDefault="00000000" w:rsidRPr="00000000" w14:paraId="000001AE">
      <w:pPr>
        <w:ind w:left="0" w:firstLine="0"/>
        <w:rPr/>
      </w:pPr>
      <w:r w:rsidDel="00000000" w:rsidR="00000000" w:rsidRPr="00000000">
        <w:rPr>
          <w:rtl w:val="0"/>
        </w:rPr>
        <w:t xml:space="preserve">Each field in the parent/guardian form should validate for accuracy.</w:t>
      </w:r>
    </w:p>
    <w:p w:rsidR="00000000" w:rsidDel="00000000" w:rsidP="00000000" w:rsidRDefault="00000000" w:rsidRPr="00000000" w14:paraId="000001AF">
      <w:pPr>
        <w:pStyle w:val="Heading3"/>
        <w:spacing w:after="80" w:before="280" w:lineRule="auto"/>
        <w:rPr/>
      </w:pPr>
      <w:bookmarkStart w:colFirst="0" w:colLast="0" w:name="_do1pkmk8ib74" w:id="120"/>
      <w:bookmarkEnd w:id="120"/>
      <w:r w:rsidDel="00000000" w:rsidR="00000000" w:rsidRPr="00000000">
        <w:rPr>
          <w:rtl w:val="0"/>
        </w:rPr>
        <w:t xml:space="preserve">Validations:</w:t>
      </w:r>
    </w:p>
    <w:p w:rsidR="00000000" w:rsidDel="00000000" w:rsidP="00000000" w:rsidRDefault="00000000" w:rsidRPr="00000000" w14:paraId="000001B0">
      <w:pPr>
        <w:numPr>
          <w:ilvl w:val="0"/>
          <w:numId w:val="67"/>
        </w:numPr>
        <w:spacing w:after="0" w:afterAutospacing="0" w:before="240" w:lineRule="auto"/>
      </w:pPr>
      <w:r w:rsidDel="00000000" w:rsidR="00000000" w:rsidRPr="00000000">
        <w:rPr>
          <w:rtl w:val="0"/>
        </w:rPr>
        <w:t xml:space="preserve">Mandatory fields should not be blank.</w:t>
      </w:r>
    </w:p>
    <w:p w:rsidR="00000000" w:rsidDel="00000000" w:rsidP="00000000" w:rsidRDefault="00000000" w:rsidRPr="00000000" w14:paraId="000001B1">
      <w:pPr>
        <w:numPr>
          <w:ilvl w:val="0"/>
          <w:numId w:val="67"/>
        </w:numPr>
        <w:spacing w:after="240" w:before="0" w:beforeAutospacing="0" w:lineRule="auto"/>
      </w:pPr>
      <w:r w:rsidDel="00000000" w:rsidR="00000000" w:rsidRPr="00000000">
        <w:rPr>
          <w:rtl w:val="0"/>
        </w:rPr>
        <w:t xml:space="preserve">Validate email, phone, and address formats.</w:t>
      </w:r>
    </w:p>
    <w:p w:rsidR="00000000" w:rsidDel="00000000" w:rsidP="00000000" w:rsidRDefault="00000000" w:rsidRPr="00000000" w14:paraId="000001B2">
      <w:pPr>
        <w:pStyle w:val="Heading3"/>
        <w:spacing w:after="80" w:before="280" w:lineRule="auto"/>
        <w:rPr/>
      </w:pPr>
      <w:bookmarkStart w:colFirst="0" w:colLast="0" w:name="_qfj9yj4jvma8" w:id="121"/>
      <w:bookmarkEnd w:id="121"/>
      <w:r w:rsidDel="00000000" w:rsidR="00000000" w:rsidRPr="00000000">
        <w:rPr>
          <w:rtl w:val="0"/>
        </w:rPr>
        <w:t xml:space="preserve">Acceptance Criteria:</w:t>
      </w:r>
    </w:p>
    <w:p w:rsidR="00000000" w:rsidDel="00000000" w:rsidP="00000000" w:rsidRDefault="00000000" w:rsidRPr="00000000" w14:paraId="000001B3">
      <w:pPr>
        <w:numPr>
          <w:ilvl w:val="0"/>
          <w:numId w:val="93"/>
        </w:numPr>
        <w:spacing w:after="0" w:afterAutospacing="0" w:before="240" w:lineRule="auto"/>
      </w:pPr>
      <w:r w:rsidDel="00000000" w:rsidR="00000000" w:rsidRPr="00000000">
        <w:rPr>
          <w:rtl w:val="0"/>
        </w:rPr>
        <w:t xml:space="preserve">Required fields display error messages if blank.</w:t>
      </w:r>
    </w:p>
    <w:p w:rsidR="00000000" w:rsidDel="00000000" w:rsidP="00000000" w:rsidRDefault="00000000" w:rsidRPr="00000000" w14:paraId="000001B4">
      <w:pPr>
        <w:numPr>
          <w:ilvl w:val="0"/>
          <w:numId w:val="93"/>
        </w:numPr>
        <w:spacing w:after="240" w:before="0" w:beforeAutospacing="0" w:lineRule="auto"/>
      </w:pPr>
      <w:r w:rsidDel="00000000" w:rsidR="00000000" w:rsidRPr="00000000">
        <w:rPr>
          <w:rtl w:val="0"/>
        </w:rPr>
        <w:t xml:space="preserve">Invalid inputs prompt specific errors.</w:t>
      </w:r>
    </w:p>
    <w:p w:rsidR="00000000" w:rsidDel="00000000" w:rsidP="00000000" w:rsidRDefault="00000000" w:rsidRPr="00000000" w14:paraId="000001B5">
      <w:pPr>
        <w:pStyle w:val="Heading2"/>
        <w:spacing w:after="240" w:before="240" w:lineRule="auto"/>
        <w:ind w:left="0" w:firstLine="0"/>
        <w:rPr/>
      </w:pPr>
      <w:bookmarkStart w:colFirst="0" w:colLast="0" w:name="_kjp174lf2i0f" w:id="122"/>
      <w:bookmarkEnd w:id="122"/>
      <w:r w:rsidDel="00000000" w:rsidR="00000000" w:rsidRPr="00000000">
        <w:rPr>
          <w:rtl w:val="0"/>
        </w:rPr>
        <w:t xml:space="preserve">User Story 3: Upload Legal Authority Documentation</w:t>
      </w:r>
    </w:p>
    <w:p w:rsidR="00000000" w:rsidDel="00000000" w:rsidP="00000000" w:rsidRDefault="00000000" w:rsidRPr="00000000" w14:paraId="000001B6">
      <w:pPr>
        <w:pStyle w:val="Heading3"/>
        <w:spacing w:after="80" w:before="280" w:lineRule="auto"/>
        <w:rPr/>
      </w:pPr>
      <w:bookmarkStart w:colFirst="0" w:colLast="0" w:name="_pjrb4ng8fm5" w:id="123"/>
      <w:bookmarkEnd w:id="123"/>
      <w:r w:rsidDel="00000000" w:rsidR="00000000" w:rsidRPr="00000000">
        <w:rPr>
          <w:rtl w:val="0"/>
        </w:rPr>
        <w:t xml:space="preserve">Description:</w:t>
      </w:r>
    </w:p>
    <w:p w:rsidR="00000000" w:rsidDel="00000000" w:rsidP="00000000" w:rsidRDefault="00000000" w:rsidRPr="00000000" w14:paraId="000001B7">
      <w:pPr>
        <w:ind w:left="0" w:firstLine="0"/>
        <w:rPr/>
      </w:pPr>
      <w:r w:rsidDel="00000000" w:rsidR="00000000" w:rsidRPr="00000000">
        <w:rPr>
          <w:rtl w:val="0"/>
        </w:rPr>
        <w:t xml:space="preserve">Upload a legal document to verify guardian consent.</w:t>
      </w:r>
    </w:p>
    <w:p w:rsidR="00000000" w:rsidDel="00000000" w:rsidP="00000000" w:rsidRDefault="00000000" w:rsidRPr="00000000" w14:paraId="000001B8">
      <w:pPr>
        <w:pStyle w:val="Heading3"/>
        <w:spacing w:after="80" w:before="280" w:lineRule="auto"/>
        <w:rPr/>
      </w:pPr>
      <w:bookmarkStart w:colFirst="0" w:colLast="0" w:name="_ssjm8t8l0ial" w:id="124"/>
      <w:bookmarkEnd w:id="124"/>
      <w:r w:rsidDel="00000000" w:rsidR="00000000" w:rsidRPr="00000000">
        <w:rPr>
          <w:rtl w:val="0"/>
        </w:rPr>
        <w:t xml:space="preserve">Validations:</w:t>
      </w:r>
    </w:p>
    <w:p w:rsidR="00000000" w:rsidDel="00000000" w:rsidP="00000000" w:rsidRDefault="00000000" w:rsidRPr="00000000" w14:paraId="000001B9">
      <w:pPr>
        <w:numPr>
          <w:ilvl w:val="0"/>
          <w:numId w:val="73"/>
        </w:numPr>
        <w:spacing w:after="0" w:afterAutospacing="0" w:before="240" w:lineRule="auto"/>
      </w:pPr>
      <w:r w:rsidDel="00000000" w:rsidR="00000000" w:rsidRPr="00000000">
        <w:rPr>
          <w:rtl w:val="0"/>
        </w:rPr>
        <w:t xml:space="preserve">Accept only allowed file types (e.g., PDF, JPG).</w:t>
      </w:r>
    </w:p>
    <w:p w:rsidR="00000000" w:rsidDel="00000000" w:rsidP="00000000" w:rsidRDefault="00000000" w:rsidRPr="00000000" w14:paraId="000001BA">
      <w:pPr>
        <w:numPr>
          <w:ilvl w:val="0"/>
          <w:numId w:val="73"/>
        </w:numPr>
        <w:spacing w:after="240" w:before="0" w:beforeAutospacing="0" w:lineRule="auto"/>
      </w:pPr>
      <w:r w:rsidDel="00000000" w:rsidR="00000000" w:rsidRPr="00000000">
        <w:rPr>
          <w:rtl w:val="0"/>
        </w:rPr>
        <w:t xml:space="preserve">File size should not exceed 5 MB.</w:t>
      </w:r>
    </w:p>
    <w:p w:rsidR="00000000" w:rsidDel="00000000" w:rsidP="00000000" w:rsidRDefault="00000000" w:rsidRPr="00000000" w14:paraId="000001BB">
      <w:pPr>
        <w:pStyle w:val="Heading3"/>
        <w:spacing w:after="80" w:before="280" w:lineRule="auto"/>
        <w:rPr/>
      </w:pPr>
      <w:bookmarkStart w:colFirst="0" w:colLast="0" w:name="_qefvc0t9mldv" w:id="125"/>
      <w:bookmarkEnd w:id="125"/>
      <w:r w:rsidDel="00000000" w:rsidR="00000000" w:rsidRPr="00000000">
        <w:rPr>
          <w:rtl w:val="0"/>
        </w:rPr>
        <w:t xml:space="preserve">Acceptance Criteria:</w:t>
      </w:r>
    </w:p>
    <w:p w:rsidR="00000000" w:rsidDel="00000000" w:rsidP="00000000" w:rsidRDefault="00000000" w:rsidRPr="00000000" w14:paraId="000001BC">
      <w:pPr>
        <w:numPr>
          <w:ilvl w:val="0"/>
          <w:numId w:val="14"/>
        </w:numPr>
        <w:spacing w:after="0" w:afterAutospacing="0" w:before="240" w:lineRule="auto"/>
      </w:pPr>
      <w:r w:rsidDel="00000000" w:rsidR="00000000" w:rsidRPr="00000000">
        <w:rPr>
          <w:rtl w:val="0"/>
        </w:rPr>
        <w:t xml:space="preserve">Document types listed for selection.</w:t>
      </w:r>
    </w:p>
    <w:p w:rsidR="00000000" w:rsidDel="00000000" w:rsidP="00000000" w:rsidRDefault="00000000" w:rsidRPr="00000000" w14:paraId="000001BD">
      <w:pPr>
        <w:numPr>
          <w:ilvl w:val="0"/>
          <w:numId w:val="14"/>
        </w:numPr>
        <w:spacing w:after="240" w:before="0" w:beforeAutospacing="0" w:lineRule="auto"/>
      </w:pPr>
      <w:r w:rsidDel="00000000" w:rsidR="00000000" w:rsidRPr="00000000">
        <w:rPr>
          <w:rtl w:val="0"/>
        </w:rPr>
        <w:t xml:space="preserve">Only supported files accepted, with error messages for unsupported types.</w:t>
      </w:r>
    </w:p>
    <w:p w:rsidR="00000000" w:rsidDel="00000000" w:rsidP="00000000" w:rsidRDefault="00000000" w:rsidRPr="00000000" w14:paraId="000001BE">
      <w:pPr>
        <w:spacing w:after="240" w:before="240" w:lineRule="auto"/>
        <w:ind w:left="0" w:firstLine="0"/>
        <w:rPr/>
      </w:pPr>
      <w:r w:rsidDel="00000000" w:rsidR="00000000" w:rsidRPr="00000000">
        <w:rPr>
          <w:rtl w:val="0"/>
        </w:rPr>
      </w:r>
    </w:p>
    <w:p w:rsidR="00000000" w:rsidDel="00000000" w:rsidP="00000000" w:rsidRDefault="00000000" w:rsidRPr="00000000" w14:paraId="000001BF">
      <w:pPr>
        <w:pStyle w:val="Heading2"/>
        <w:spacing w:after="240" w:before="240" w:lineRule="auto"/>
        <w:ind w:left="0" w:firstLine="0"/>
        <w:rPr/>
      </w:pPr>
      <w:bookmarkStart w:colFirst="0" w:colLast="0" w:name="_z4z8rxole4dd" w:id="126"/>
      <w:bookmarkEnd w:id="126"/>
      <w:r w:rsidDel="00000000" w:rsidR="00000000" w:rsidRPr="00000000">
        <w:rPr>
          <w:rtl w:val="0"/>
        </w:rPr>
        <w:t xml:space="preserve">User Story 4: Save and Submit Parent/Guardian Information</w:t>
      </w:r>
    </w:p>
    <w:p w:rsidR="00000000" w:rsidDel="00000000" w:rsidP="00000000" w:rsidRDefault="00000000" w:rsidRPr="00000000" w14:paraId="000001C0">
      <w:pPr>
        <w:pStyle w:val="Heading3"/>
        <w:spacing w:after="80" w:before="280" w:lineRule="auto"/>
        <w:rPr/>
      </w:pPr>
      <w:bookmarkStart w:colFirst="0" w:colLast="0" w:name="_jk46yoa3270b" w:id="127"/>
      <w:bookmarkEnd w:id="127"/>
      <w:r w:rsidDel="00000000" w:rsidR="00000000" w:rsidRPr="00000000">
        <w:rPr>
          <w:rtl w:val="0"/>
        </w:rPr>
        <w:t xml:space="preserve">Description:</w:t>
      </w:r>
    </w:p>
    <w:p w:rsidR="00000000" w:rsidDel="00000000" w:rsidP="00000000" w:rsidRDefault="00000000" w:rsidRPr="00000000" w14:paraId="000001C1">
      <w:pPr>
        <w:ind w:left="0" w:firstLine="0"/>
        <w:rPr/>
      </w:pPr>
      <w:r w:rsidDel="00000000" w:rsidR="00000000" w:rsidRPr="00000000">
        <w:rPr>
          <w:rtl w:val="0"/>
        </w:rPr>
        <w:t xml:space="preserve">Users should save and submit guardian information to complete registration.</w:t>
      </w:r>
    </w:p>
    <w:p w:rsidR="00000000" w:rsidDel="00000000" w:rsidP="00000000" w:rsidRDefault="00000000" w:rsidRPr="00000000" w14:paraId="000001C2">
      <w:pPr>
        <w:pStyle w:val="Heading3"/>
        <w:spacing w:after="80" w:before="280" w:lineRule="auto"/>
        <w:rPr/>
      </w:pPr>
      <w:bookmarkStart w:colFirst="0" w:colLast="0" w:name="_rv2qlbbxc00k" w:id="128"/>
      <w:bookmarkEnd w:id="128"/>
      <w:r w:rsidDel="00000000" w:rsidR="00000000" w:rsidRPr="00000000">
        <w:rPr>
          <w:rtl w:val="0"/>
        </w:rPr>
        <w:t xml:space="preserve">Validations:</w:t>
      </w:r>
    </w:p>
    <w:p w:rsidR="00000000" w:rsidDel="00000000" w:rsidP="00000000" w:rsidRDefault="00000000" w:rsidRPr="00000000" w14:paraId="000001C3">
      <w:pPr>
        <w:numPr>
          <w:ilvl w:val="0"/>
          <w:numId w:val="79"/>
        </w:numPr>
        <w:spacing w:after="240" w:before="240" w:lineRule="auto"/>
      </w:pPr>
      <w:r w:rsidDel="00000000" w:rsidR="00000000" w:rsidRPr="00000000">
        <w:rPr>
          <w:rtl w:val="0"/>
        </w:rPr>
        <w:t xml:space="preserve">Enable "Save" only when all validations pass.</w:t>
      </w:r>
    </w:p>
    <w:p w:rsidR="00000000" w:rsidDel="00000000" w:rsidP="00000000" w:rsidRDefault="00000000" w:rsidRPr="00000000" w14:paraId="000001C4">
      <w:pPr>
        <w:pStyle w:val="Heading3"/>
        <w:spacing w:after="80" w:before="280" w:lineRule="auto"/>
        <w:rPr/>
      </w:pPr>
      <w:bookmarkStart w:colFirst="0" w:colLast="0" w:name="_cmtv2g81puz5" w:id="129"/>
      <w:bookmarkEnd w:id="129"/>
      <w:r w:rsidDel="00000000" w:rsidR="00000000" w:rsidRPr="00000000">
        <w:rPr>
          <w:rtl w:val="0"/>
        </w:rPr>
        <w:t xml:space="preserve">Acceptance Criteria:</w:t>
      </w:r>
    </w:p>
    <w:p w:rsidR="00000000" w:rsidDel="00000000" w:rsidP="00000000" w:rsidRDefault="00000000" w:rsidRPr="00000000" w14:paraId="000001C5">
      <w:pPr>
        <w:numPr>
          <w:ilvl w:val="0"/>
          <w:numId w:val="55"/>
        </w:numPr>
        <w:spacing w:after="0" w:afterAutospacing="0" w:before="240" w:lineRule="auto"/>
      </w:pPr>
      <w:r w:rsidDel="00000000" w:rsidR="00000000" w:rsidRPr="00000000">
        <w:rPr>
          <w:rtl w:val="0"/>
        </w:rPr>
        <w:t xml:space="preserve">Button remains disabled until fields are filled.</w:t>
      </w:r>
    </w:p>
    <w:p w:rsidR="00000000" w:rsidDel="00000000" w:rsidP="00000000" w:rsidRDefault="00000000" w:rsidRPr="00000000" w14:paraId="000001C6">
      <w:pPr>
        <w:numPr>
          <w:ilvl w:val="0"/>
          <w:numId w:val="55"/>
        </w:numPr>
        <w:spacing w:after="240" w:before="0" w:beforeAutospacing="0" w:lineRule="auto"/>
      </w:pPr>
      <w:r w:rsidDel="00000000" w:rsidR="00000000" w:rsidRPr="00000000">
        <w:rPr>
          <w:rtl w:val="0"/>
        </w:rPr>
        <w:t xml:space="preserve">Submission triggers a success message.</w:t>
      </w:r>
    </w:p>
    <w:p w:rsidR="00000000" w:rsidDel="00000000" w:rsidP="00000000" w:rsidRDefault="00000000" w:rsidRPr="00000000" w14:paraId="000001C7">
      <w:pPr>
        <w:pStyle w:val="Heading2"/>
        <w:spacing w:after="240" w:before="240" w:lineRule="auto"/>
        <w:ind w:left="0" w:firstLine="0"/>
        <w:rPr/>
      </w:pPr>
      <w:bookmarkStart w:colFirst="0" w:colLast="0" w:name="_9d87nho69hqy" w:id="130"/>
      <w:bookmarkEnd w:id="130"/>
      <w:r w:rsidDel="00000000" w:rsidR="00000000" w:rsidRPr="00000000">
        <w:rPr>
          <w:rtl w:val="0"/>
        </w:rPr>
        <w:t xml:space="preserve">User Story 5: Under-Age Consent User Can Only Add Parent/Guardian Details, NO ACTION OF SWITCH PROFILE AVAILABLE FOR THEM</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ind w:left="0" w:firstLine="0"/>
        <w:rPr/>
      </w:pPr>
      <w:r w:rsidDel="00000000" w:rsidR="00000000" w:rsidRPr="00000000">
        <w:rPr>
          <w:b w:val="1"/>
          <w:bCs w:val="1"/>
          <w:rtl w:val="0"/>
        </w:rPr>
        <w:t xml:space="preserve">As a</w:t>
      </w:r>
      <w:r w:rsidDel="00000000" w:rsidR="00000000" w:rsidRPr="00000000">
        <w:rPr>
          <w:rtl w:val="0"/>
        </w:rPr>
        <w:t xml:space="preserve"> user under the age of consent,</w:t>
      </w:r>
    </w:p>
    <w:p w:rsidR="00000000" w:rsidDel="00000000" w:rsidP="00000000" w:rsidRDefault="00000000" w:rsidRPr="00000000" w14:paraId="000001CA">
      <w:pPr>
        <w:ind w:left="0" w:firstLine="0"/>
        <w:rPr/>
      </w:pPr>
      <w:r w:rsidDel="00000000" w:rsidR="00000000" w:rsidRPr="00000000">
        <w:rPr>
          <w:b w:val="1"/>
          <w:bCs w:val="1"/>
          <w:rtl w:val="0"/>
        </w:rPr>
        <w:t xml:space="preserve">I want to</w:t>
      </w:r>
      <w:r w:rsidDel="00000000" w:rsidR="00000000" w:rsidRPr="00000000">
        <w:rPr>
          <w:rtl w:val="0"/>
        </w:rPr>
        <w:t xml:space="preserve"> be restricted from adding additional profiles or unrelated details,</w:t>
      </w:r>
    </w:p>
    <w:p w:rsidR="00000000" w:rsidDel="00000000" w:rsidP="00000000" w:rsidRDefault="00000000" w:rsidRPr="00000000" w14:paraId="000001CB">
      <w:pPr>
        <w:ind w:left="0" w:firstLine="0"/>
        <w:rPr/>
      </w:pPr>
      <w:r w:rsidDel="00000000" w:rsidR="00000000" w:rsidRPr="00000000">
        <w:rPr>
          <w:b w:val="1"/>
          <w:bCs w:val="1"/>
          <w:rtl w:val="0"/>
        </w:rPr>
        <w:t xml:space="preserve">So that</w:t>
      </w:r>
      <w:r w:rsidDel="00000000" w:rsidR="00000000" w:rsidRPr="00000000">
        <w:rPr>
          <w:rtl w:val="0"/>
        </w:rPr>
        <w:t xml:space="preserve"> I can only provide my parent/guardian’s information for consent and supervision.</w:t>
      </w:r>
    </w:p>
    <w:p w:rsidR="00000000" w:rsidDel="00000000" w:rsidP="00000000" w:rsidRDefault="00000000" w:rsidRPr="00000000" w14:paraId="000001CC">
      <w:pPr>
        <w:pStyle w:val="Heading3"/>
        <w:spacing w:after="80" w:before="280" w:lineRule="auto"/>
        <w:rPr/>
      </w:pPr>
      <w:bookmarkStart w:colFirst="0" w:colLast="0" w:name="_p2baihalukzu" w:id="131"/>
      <w:bookmarkEnd w:id="131"/>
      <w:r w:rsidDel="00000000" w:rsidR="00000000" w:rsidRPr="00000000">
        <w:rPr>
          <w:rtl w:val="0"/>
        </w:rPr>
        <w:t xml:space="preserve">Acceptance Criteria:</w:t>
      </w:r>
    </w:p>
    <w:p w:rsidR="00000000" w:rsidDel="00000000" w:rsidP="00000000" w:rsidRDefault="00000000" w:rsidRPr="00000000" w14:paraId="000001CD">
      <w:pPr>
        <w:numPr>
          <w:ilvl w:val="0"/>
          <w:numId w:val="17"/>
        </w:numPr>
        <w:spacing w:after="0" w:afterAutospacing="0" w:before="240" w:lineRule="auto"/>
      </w:pPr>
      <w:r w:rsidDel="00000000" w:rsidR="00000000" w:rsidRPr="00000000">
        <w:rPr>
          <w:b w:val="1"/>
          <w:bCs w:val="1"/>
          <w:rtl w:val="0"/>
        </w:rPr>
        <w:t xml:space="preserve">Onboarding Restriction:</w:t>
      </w:r>
    </w:p>
    <w:p w:rsidR="00000000" w:rsidDel="00000000" w:rsidP="00000000" w:rsidRDefault="00000000" w:rsidRPr="00000000" w14:paraId="000001CE">
      <w:pPr>
        <w:numPr>
          <w:ilvl w:val="1"/>
          <w:numId w:val="17"/>
        </w:numPr>
        <w:spacing w:after="0" w:afterAutospacing="0" w:before="0" w:beforeAutospacing="0" w:lineRule="auto"/>
        <w:ind w:left="1440" w:hanging="360"/>
      </w:pPr>
      <w:r w:rsidDel="00000000" w:rsidR="00000000" w:rsidRPr="00000000">
        <w:rPr>
          <w:rtl w:val="0"/>
        </w:rPr>
        <w:t xml:space="preserve">After profile creation, the user will see a pop-up confirming that they are below the age of consent.</w:t>
      </w:r>
    </w:p>
    <w:p w:rsidR="00000000" w:rsidDel="00000000" w:rsidP="00000000" w:rsidRDefault="00000000" w:rsidRPr="00000000" w14:paraId="000001CF">
      <w:pPr>
        <w:numPr>
          <w:ilvl w:val="0"/>
          <w:numId w:val="17"/>
        </w:numPr>
        <w:spacing w:after="0" w:afterAutospacing="0" w:before="0" w:beforeAutospacing="0" w:lineRule="auto"/>
      </w:pPr>
      <w:r w:rsidDel="00000000" w:rsidR="00000000" w:rsidRPr="00000000">
        <w:rPr>
          <w:b w:val="1"/>
          <w:bCs w:val="1"/>
          <w:rtl w:val="0"/>
        </w:rPr>
        <w:t xml:space="preserve">Profile Management Restrictions:</w:t>
      </w:r>
    </w:p>
    <w:p w:rsidR="00000000" w:rsidDel="00000000" w:rsidP="00000000" w:rsidRDefault="00000000" w:rsidRPr="00000000" w14:paraId="000001D0">
      <w:pPr>
        <w:numPr>
          <w:ilvl w:val="1"/>
          <w:numId w:val="17"/>
        </w:numPr>
        <w:spacing w:after="0" w:afterAutospacing="0" w:before="0" w:beforeAutospacing="0" w:lineRule="auto"/>
        <w:ind w:left="1440" w:hanging="360"/>
      </w:pPr>
      <w:r w:rsidDel="00000000" w:rsidR="00000000" w:rsidRPr="00000000">
        <w:rPr>
          <w:rtl w:val="0"/>
        </w:rPr>
        <w:t xml:space="preserve">They </w:t>
      </w:r>
      <w:r w:rsidDel="00000000" w:rsidR="00000000" w:rsidRPr="00000000">
        <w:rPr>
          <w:b w:val="1"/>
          <w:bCs w:val="1"/>
          <w:rtl w:val="0"/>
        </w:rPr>
        <w:t xml:space="preserve">cannot</w:t>
      </w:r>
      <w:r w:rsidDel="00000000" w:rsidR="00000000" w:rsidRPr="00000000">
        <w:rPr>
          <w:rtl w:val="0"/>
        </w:rPr>
        <w:t xml:space="preserve"> create additional profiles for other individuals.</w:t>
      </w:r>
    </w:p>
    <w:p w:rsidR="00000000" w:rsidDel="00000000" w:rsidP="00000000" w:rsidRDefault="00000000" w:rsidRPr="00000000" w14:paraId="000001D1">
      <w:pPr>
        <w:numPr>
          <w:ilvl w:val="1"/>
          <w:numId w:val="17"/>
        </w:numPr>
        <w:spacing w:after="240" w:before="0" w:beforeAutospacing="0" w:lineRule="auto"/>
        <w:ind w:left="1440" w:hanging="360"/>
      </w:pPr>
      <w:r w:rsidDel="00000000" w:rsidR="00000000" w:rsidRPr="00000000">
        <w:rPr>
          <w:b w:val="1"/>
          <w:bCs w:val="1"/>
          <w:rtl w:val="0"/>
        </w:rPr>
        <w:t xml:space="preserve">The "Switch Profile" functionality will not be available.</w:t>
      </w:r>
    </w:p>
    <w:p w:rsidR="00000000" w:rsidDel="00000000" w:rsidP="00000000" w:rsidRDefault="00000000" w:rsidRPr="00000000" w14:paraId="000001D2">
      <w:pPr>
        <w:pStyle w:val="Heading1"/>
        <w:spacing w:after="240" w:before="240" w:lineRule="auto"/>
        <w:ind w:left="0" w:firstLine="0"/>
        <w:rPr>
          <w:b w:val="1"/>
          <w:bCs w:val="1"/>
          <w:color w:val="674ea7"/>
        </w:rPr>
      </w:pPr>
      <w:bookmarkStart w:colFirst="0" w:colLast="0" w:name="_1rw1yxrw38ff" w:id="132"/>
      <w:bookmarkEnd w:id="132"/>
      <w:r w:rsidDel="00000000" w:rsidR="00000000" w:rsidRPr="00000000">
        <w:rPr>
          <w:b w:val="1"/>
          <w:bCs w:val="1"/>
          <w:color w:val="674ea7"/>
          <w:rtl w:val="0"/>
        </w:rPr>
        <w:t xml:space="preserve">Onboarding: Signup existing secondary profiles</w:t>
      </w:r>
    </w:p>
    <w:p w:rsidR="00000000" w:rsidDel="00000000" w:rsidP="00000000" w:rsidRDefault="00000000" w:rsidRPr="00000000" w14:paraId="000001D3">
      <w:pPr>
        <w:ind w:left="0" w:firstLine="0"/>
        <w:rPr/>
      </w:pPr>
      <w:r w:rsidDel="00000000" w:rsidR="00000000" w:rsidRPr="00000000">
        <w:rPr>
          <w:rtl w:val="0"/>
        </w:rPr>
      </w:r>
    </w:p>
    <w:p w:rsidR="00000000" w:rsidDel="00000000" w:rsidP="00000000" w:rsidRDefault="00000000" w:rsidRPr="00000000" w14:paraId="000001D4">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ind w:left="0" w:firstLine="0"/>
        <w:rPr/>
      </w:pPr>
      <w:r w:rsidDel="00000000" w:rsidR="00000000" w:rsidRPr="00000000">
        <w:rPr>
          <w:rtl w:val="0"/>
        </w:rPr>
      </w:r>
    </w:p>
    <w:p w:rsidR="00000000" w:rsidDel="00000000" w:rsidP="00000000" w:rsidRDefault="00000000" w:rsidRPr="00000000" w14:paraId="000001D6">
      <w:pPr>
        <w:pStyle w:val="Heading2"/>
        <w:ind w:left="0" w:firstLine="0"/>
        <w:rPr/>
      </w:pPr>
      <w:bookmarkStart w:colFirst="0" w:colLast="0" w:name="_l603sl4w6zz1" w:id="133"/>
      <w:bookmarkEnd w:id="133"/>
      <w:r w:rsidDel="00000000" w:rsidR="00000000" w:rsidRPr="00000000">
        <w:rPr>
          <w:rtl w:val="0"/>
        </w:rPr>
        <w:t xml:space="preserve">User Story 1: Onboarding Users with the Same Email</w:t>
      </w:r>
    </w:p>
    <w:p w:rsidR="00000000" w:rsidDel="00000000" w:rsidP="00000000" w:rsidRDefault="00000000" w:rsidRPr="00000000" w14:paraId="000001D7">
      <w:pPr>
        <w:pStyle w:val="Heading3"/>
        <w:spacing w:after="80" w:before="280" w:lineRule="auto"/>
        <w:rPr/>
      </w:pPr>
      <w:bookmarkStart w:colFirst="0" w:colLast="0" w:name="_dtxqwhtoihd7" w:id="134"/>
      <w:bookmarkEnd w:id="134"/>
      <w:r w:rsidDel="00000000" w:rsidR="00000000" w:rsidRPr="00000000">
        <w:rPr>
          <w:rtl w:val="0"/>
        </w:rPr>
        <w:t xml:space="preserve">Title:</w:t>
      </w:r>
    </w:p>
    <w:p w:rsidR="00000000" w:rsidDel="00000000" w:rsidP="00000000" w:rsidRDefault="00000000" w:rsidRPr="00000000" w14:paraId="000001D8">
      <w:pPr>
        <w:ind w:left="0" w:firstLine="0"/>
        <w:rPr/>
      </w:pPr>
      <w:r w:rsidDel="00000000" w:rsidR="00000000" w:rsidRPr="00000000">
        <w:rPr>
          <w:rtl w:val="0"/>
        </w:rPr>
        <w:t xml:space="preserve">Users Onboarded with the Same Email Become Clients</w:t>
      </w:r>
    </w:p>
    <w:p w:rsidR="00000000" w:rsidDel="00000000" w:rsidP="00000000" w:rsidRDefault="00000000" w:rsidRPr="00000000" w14:paraId="000001D9">
      <w:pPr>
        <w:pStyle w:val="Heading3"/>
        <w:spacing w:after="80" w:before="280" w:lineRule="auto"/>
        <w:rPr/>
      </w:pPr>
      <w:bookmarkStart w:colFirst="0" w:colLast="0" w:name="_xd7ym5n4wigl" w:id="135"/>
      <w:bookmarkEnd w:id="135"/>
      <w:r w:rsidDel="00000000" w:rsidR="00000000" w:rsidRPr="00000000">
        <w:rPr>
          <w:rtl w:val="0"/>
        </w:rPr>
        <w:t xml:space="preserve">Description:</w:t>
      </w:r>
    </w:p>
    <w:p w:rsidR="00000000" w:rsidDel="00000000" w:rsidP="00000000" w:rsidRDefault="00000000" w:rsidRPr="00000000" w14:paraId="000001DA">
      <w:pPr>
        <w:ind w:left="0" w:firstLine="0"/>
        <w:rPr/>
      </w:pPr>
      <w:r w:rsidDel="00000000" w:rsidR="00000000" w:rsidRPr="00000000">
        <w:rPr>
          <w:rtl w:val="0"/>
        </w:rPr>
        <w:t xml:space="preserve">As a user onboarding with the same email as added by their primary user, I want to be automatically onboarded.</w:t>
      </w:r>
    </w:p>
    <w:p w:rsidR="00000000" w:rsidDel="00000000" w:rsidP="00000000" w:rsidRDefault="00000000" w:rsidRPr="00000000" w14:paraId="000001DB">
      <w:pPr>
        <w:pStyle w:val="Heading3"/>
        <w:spacing w:after="80" w:before="280" w:lineRule="auto"/>
        <w:rPr/>
      </w:pPr>
      <w:bookmarkStart w:colFirst="0" w:colLast="0" w:name="_euo1q4uumlyg" w:id="136"/>
      <w:bookmarkEnd w:id="136"/>
      <w:r w:rsidDel="00000000" w:rsidR="00000000" w:rsidRPr="00000000">
        <w:rPr>
          <w:rtl w:val="0"/>
        </w:rPr>
        <w:t xml:space="preserve">Acceptance Criteria:</w:t>
      </w:r>
    </w:p>
    <w:p w:rsidR="00000000" w:rsidDel="00000000" w:rsidP="00000000" w:rsidRDefault="00000000" w:rsidRPr="00000000" w14:paraId="000001DC">
      <w:pPr>
        <w:numPr>
          <w:ilvl w:val="0"/>
          <w:numId w:val="4"/>
        </w:numPr>
        <w:spacing w:after="0" w:afterAutospacing="0" w:before="240" w:lineRule="auto"/>
      </w:pPr>
      <w:r w:rsidDel="00000000" w:rsidR="00000000" w:rsidRPr="00000000">
        <w:rPr>
          <w:rtl w:val="0"/>
        </w:rPr>
        <w:t xml:space="preserve">If a user registers using an email already under some other primary account profile, they are onboarded.</w:t>
      </w:r>
    </w:p>
    <w:p w:rsidR="00000000" w:rsidDel="00000000" w:rsidP="00000000" w:rsidRDefault="00000000" w:rsidRPr="00000000" w14:paraId="000001DD">
      <w:pPr>
        <w:numPr>
          <w:ilvl w:val="0"/>
          <w:numId w:val="4"/>
        </w:numPr>
        <w:spacing w:after="0" w:afterAutospacing="0" w:before="0" w:beforeAutospacing="0" w:lineRule="auto"/>
      </w:pPr>
      <w:r w:rsidDel="00000000" w:rsidR="00000000" w:rsidRPr="00000000">
        <w:rPr>
          <w:rtl w:val="0"/>
        </w:rPr>
        <w:t xml:space="preserve">After verifying your email address, the user will be redirected to the profile screen where his/her profile will be available with an option to edit.</w:t>
      </w:r>
    </w:p>
    <w:p w:rsidR="00000000" w:rsidDel="00000000" w:rsidP="00000000" w:rsidRDefault="00000000" w:rsidRPr="00000000" w14:paraId="000001DE">
      <w:pPr>
        <w:numPr>
          <w:ilvl w:val="0"/>
          <w:numId w:val="4"/>
        </w:numPr>
        <w:spacing w:after="240" w:before="0" w:beforeAutospacing="0" w:lineRule="auto"/>
      </w:pPr>
      <w:r w:rsidDel="00000000" w:rsidR="00000000" w:rsidRPr="00000000">
        <w:rPr>
          <w:rtl w:val="0"/>
        </w:rPr>
        <w:t xml:space="preserve">The new client user can see all their past data, including appointments, favorites, and cases, from the primary account.</w:t>
      </w:r>
    </w:p>
    <w:p w:rsidR="00000000" w:rsidDel="00000000" w:rsidP="00000000" w:rsidRDefault="00000000" w:rsidRPr="00000000" w14:paraId="000001DF">
      <w:pPr>
        <w:pStyle w:val="Heading2"/>
        <w:spacing w:after="240" w:before="240" w:lineRule="auto"/>
        <w:ind w:left="0" w:firstLine="0"/>
        <w:rPr/>
      </w:pPr>
      <w:bookmarkStart w:colFirst="0" w:colLast="0" w:name="_maxra1wjn1in" w:id="137"/>
      <w:bookmarkEnd w:id="137"/>
      <w:r w:rsidDel="00000000" w:rsidR="00000000" w:rsidRPr="00000000">
        <w:rPr>
          <w:rtl w:val="0"/>
        </w:rPr>
        <w:t xml:space="preserve">USER STORY 2: Viewing &amp; Editing Profile Data for Onboarded Users</w:t>
      </w:r>
    </w:p>
    <w:p w:rsidR="00000000" w:rsidDel="00000000" w:rsidP="00000000" w:rsidRDefault="00000000" w:rsidRPr="00000000" w14:paraId="000001E0">
      <w:pPr>
        <w:pStyle w:val="Heading3"/>
        <w:spacing w:after="80" w:before="280" w:lineRule="auto"/>
        <w:rPr/>
      </w:pPr>
      <w:bookmarkStart w:colFirst="0" w:colLast="0" w:name="_uudrsz5wyy4p" w:id="138"/>
      <w:bookmarkEnd w:id="138"/>
      <w:r w:rsidDel="00000000" w:rsidR="00000000" w:rsidRPr="00000000">
        <w:rPr>
          <w:rtl w:val="0"/>
        </w:rPr>
        <w:t xml:space="preserve">Title: </w:t>
      </w:r>
    </w:p>
    <w:p w:rsidR="00000000" w:rsidDel="00000000" w:rsidP="00000000" w:rsidRDefault="00000000" w:rsidRPr="00000000" w14:paraId="000001E1">
      <w:pPr>
        <w:ind w:left="0" w:firstLine="0"/>
        <w:rPr/>
      </w:pPr>
      <w:r w:rsidDel="00000000" w:rsidR="00000000" w:rsidRPr="00000000">
        <w:rPr>
          <w:rtl w:val="0"/>
        </w:rPr>
        <w:t xml:space="preserve">Onboarded Users Can View and Edit Their Own Data</w:t>
      </w:r>
    </w:p>
    <w:p w:rsidR="00000000" w:rsidDel="00000000" w:rsidP="00000000" w:rsidRDefault="00000000" w:rsidRPr="00000000" w14:paraId="000001E2">
      <w:pPr>
        <w:pStyle w:val="Heading3"/>
        <w:spacing w:after="80" w:before="280" w:lineRule="auto"/>
        <w:rPr/>
      </w:pPr>
      <w:bookmarkStart w:colFirst="0" w:colLast="0" w:name="_agqhhb8iipew" w:id="139"/>
      <w:bookmarkEnd w:id="139"/>
      <w:r w:rsidDel="00000000" w:rsidR="00000000" w:rsidRPr="00000000">
        <w:rPr>
          <w:rtl w:val="0"/>
        </w:rPr>
        <w:t xml:space="preserve">Description:</w:t>
      </w:r>
    </w:p>
    <w:p w:rsidR="00000000" w:rsidDel="00000000" w:rsidP="00000000" w:rsidRDefault="00000000" w:rsidRPr="00000000" w14:paraId="000001E3">
      <w:pPr>
        <w:ind w:left="0" w:firstLine="0"/>
        <w:rPr/>
      </w:pPr>
      <w:r w:rsidDel="00000000" w:rsidR="00000000" w:rsidRPr="00000000">
        <w:rPr>
          <w:rtl w:val="0"/>
        </w:rPr>
        <w:t xml:space="preserve">As an onboarded client user, I want to view and edit my own profile information while still allowing the primary account user to manage certain aspects.</w:t>
      </w:r>
    </w:p>
    <w:p w:rsidR="00000000" w:rsidDel="00000000" w:rsidP="00000000" w:rsidRDefault="00000000" w:rsidRPr="00000000" w14:paraId="000001E4">
      <w:pPr>
        <w:pStyle w:val="Heading3"/>
        <w:spacing w:after="80" w:before="280" w:lineRule="auto"/>
        <w:rPr/>
      </w:pPr>
      <w:bookmarkStart w:colFirst="0" w:colLast="0" w:name="_lpq9ii8c7j45" w:id="140"/>
      <w:bookmarkEnd w:id="140"/>
      <w:r w:rsidDel="00000000" w:rsidR="00000000" w:rsidRPr="00000000">
        <w:rPr>
          <w:rtl w:val="0"/>
        </w:rPr>
        <w:t xml:space="preserve">Acceptance Criteria:</w:t>
      </w:r>
    </w:p>
    <w:p w:rsidR="00000000" w:rsidDel="00000000" w:rsidP="00000000" w:rsidRDefault="00000000" w:rsidRPr="00000000" w14:paraId="000001E5">
      <w:pPr>
        <w:numPr>
          <w:ilvl w:val="0"/>
          <w:numId w:val="105"/>
        </w:numPr>
        <w:spacing w:after="0" w:afterAutospacing="0" w:before="240" w:lineRule="auto"/>
      </w:pPr>
      <w:r w:rsidDel="00000000" w:rsidR="00000000" w:rsidRPr="00000000">
        <w:rPr>
          <w:rtl w:val="0"/>
        </w:rPr>
        <w:t xml:space="preserve">Onboarded client users can edit their own profile details. --This will basically be having same edit page as we show for primary account user editing sub profiles</w:t>
      </w:r>
    </w:p>
    <w:p w:rsidR="00000000" w:rsidDel="00000000" w:rsidP="00000000" w:rsidRDefault="00000000" w:rsidRPr="00000000" w14:paraId="000001E6">
      <w:pPr>
        <w:numPr>
          <w:ilvl w:val="0"/>
          <w:numId w:val="105"/>
        </w:numPr>
        <w:spacing w:after="0" w:afterAutospacing="0" w:before="0" w:beforeAutospacing="0" w:lineRule="auto"/>
      </w:pPr>
      <w:r w:rsidDel="00000000" w:rsidR="00000000" w:rsidRPr="00000000">
        <w:rPr>
          <w:b w:val="1"/>
          <w:bCs w:val="1"/>
          <w:rtl w:val="0"/>
        </w:rPr>
        <w:t xml:space="preserve">Provide an alert to verify phone number</w:t>
      </w:r>
    </w:p>
    <w:p w:rsidR="00000000" w:rsidDel="00000000" w:rsidP="00000000" w:rsidRDefault="00000000" w:rsidRPr="00000000" w14:paraId="000001E7">
      <w:pPr>
        <w:numPr>
          <w:ilvl w:val="0"/>
          <w:numId w:val="105"/>
        </w:numPr>
        <w:spacing w:after="0" w:afterAutospacing="0" w:before="0" w:beforeAutospacing="0" w:lineRule="auto"/>
      </w:pPr>
      <w:r w:rsidDel="00000000" w:rsidR="00000000" w:rsidRPr="00000000">
        <w:rPr>
          <w:rtl w:val="0"/>
        </w:rPr>
        <w:t xml:space="preserve">The primary account user can still manage and edit the onboarded user's profile.</w:t>
      </w:r>
    </w:p>
    <w:p w:rsidR="00000000" w:rsidDel="00000000" w:rsidP="00000000" w:rsidRDefault="00000000" w:rsidRPr="00000000" w14:paraId="000001E8">
      <w:pPr>
        <w:numPr>
          <w:ilvl w:val="0"/>
          <w:numId w:val="105"/>
        </w:numPr>
        <w:spacing w:after="240" w:before="0" w:beforeAutospacing="0" w:lineRule="auto"/>
      </w:pPr>
      <w:r w:rsidDel="00000000" w:rsidR="00000000" w:rsidRPr="00000000">
        <w:rPr>
          <w:rtl w:val="0"/>
        </w:rPr>
        <w:t xml:space="preserve">The onboarded user as well as primary user can perform all standard activities available to them (e.g., booking appointments).</w:t>
      </w:r>
    </w:p>
    <w:p w:rsidR="00000000" w:rsidDel="00000000" w:rsidP="00000000" w:rsidRDefault="00000000" w:rsidRPr="00000000" w14:paraId="000001E9">
      <w:pPr>
        <w:pStyle w:val="Heading2"/>
        <w:spacing w:after="240" w:before="240" w:lineRule="auto"/>
        <w:ind w:left="0" w:firstLine="0"/>
        <w:rPr/>
      </w:pPr>
      <w:bookmarkStart w:colFirst="0" w:colLast="0" w:name="_xuwjma774jvu" w:id="141"/>
      <w:bookmarkEnd w:id="141"/>
      <w:r w:rsidDel="00000000" w:rsidR="00000000" w:rsidRPr="00000000">
        <w:rPr>
          <w:rtl w:val="0"/>
        </w:rPr>
        <w:t xml:space="preserve">User Story 3: Managing Data Across Profiles</w:t>
      </w:r>
    </w:p>
    <w:p w:rsidR="00000000" w:rsidDel="00000000" w:rsidP="00000000" w:rsidRDefault="00000000" w:rsidRPr="00000000" w14:paraId="000001EA">
      <w:pPr>
        <w:pStyle w:val="Heading3"/>
        <w:spacing w:after="80" w:before="280" w:lineRule="auto"/>
        <w:rPr/>
      </w:pPr>
      <w:bookmarkStart w:colFirst="0" w:colLast="0" w:name="_gkefaisjr13u" w:id="142"/>
      <w:bookmarkEnd w:id="142"/>
      <w:r w:rsidDel="00000000" w:rsidR="00000000" w:rsidRPr="00000000">
        <w:rPr>
          <w:rtl w:val="0"/>
        </w:rPr>
        <w:t xml:space="preserve">Title: </w:t>
      </w:r>
    </w:p>
    <w:p w:rsidR="00000000" w:rsidDel="00000000" w:rsidP="00000000" w:rsidRDefault="00000000" w:rsidRPr="00000000" w14:paraId="000001EB">
      <w:pPr>
        <w:ind w:left="0" w:firstLine="0"/>
        <w:rPr/>
      </w:pPr>
      <w:r w:rsidDel="00000000" w:rsidR="00000000" w:rsidRPr="00000000">
        <w:rPr>
          <w:rtl w:val="0"/>
        </w:rPr>
        <w:t xml:space="preserve">Primary Account User Can Manage Onboarded Profiles</w:t>
      </w:r>
    </w:p>
    <w:p w:rsidR="00000000" w:rsidDel="00000000" w:rsidP="00000000" w:rsidRDefault="00000000" w:rsidRPr="00000000" w14:paraId="000001EC">
      <w:pPr>
        <w:pStyle w:val="Heading3"/>
        <w:spacing w:after="80" w:before="280" w:lineRule="auto"/>
        <w:rPr/>
      </w:pPr>
      <w:bookmarkStart w:colFirst="0" w:colLast="0" w:name="_ky7lcgl91sn0" w:id="143"/>
      <w:bookmarkEnd w:id="143"/>
      <w:r w:rsidDel="00000000" w:rsidR="00000000" w:rsidRPr="00000000">
        <w:rPr>
          <w:rtl w:val="0"/>
        </w:rPr>
        <w:t xml:space="preserve">Description:</w:t>
      </w:r>
    </w:p>
    <w:p w:rsidR="00000000" w:rsidDel="00000000" w:rsidP="00000000" w:rsidRDefault="00000000" w:rsidRPr="00000000" w14:paraId="000001ED">
      <w:pPr>
        <w:ind w:left="0" w:firstLine="0"/>
        <w:rPr/>
      </w:pPr>
      <w:r w:rsidDel="00000000" w:rsidR="00000000" w:rsidRPr="00000000">
        <w:rPr>
          <w:rtl w:val="0"/>
        </w:rPr>
        <w:t xml:space="preserve">As a primary account user, I want to manage the onboarded profiles and continue performing activities under them.</w:t>
      </w:r>
    </w:p>
    <w:p w:rsidR="00000000" w:rsidDel="00000000" w:rsidP="00000000" w:rsidRDefault="00000000" w:rsidRPr="00000000" w14:paraId="000001EE">
      <w:pPr>
        <w:pStyle w:val="Heading3"/>
        <w:spacing w:after="80" w:before="280" w:lineRule="auto"/>
        <w:rPr/>
      </w:pPr>
      <w:bookmarkStart w:colFirst="0" w:colLast="0" w:name="_jkrszxre7z22" w:id="144"/>
      <w:bookmarkEnd w:id="144"/>
      <w:r w:rsidDel="00000000" w:rsidR="00000000" w:rsidRPr="00000000">
        <w:rPr>
          <w:rtl w:val="0"/>
        </w:rPr>
        <w:t xml:space="preserve">Acceptance Criteria:</w:t>
      </w:r>
    </w:p>
    <w:p w:rsidR="00000000" w:rsidDel="00000000" w:rsidP="00000000" w:rsidRDefault="00000000" w:rsidRPr="00000000" w14:paraId="000001EF">
      <w:pPr>
        <w:numPr>
          <w:ilvl w:val="0"/>
          <w:numId w:val="7"/>
        </w:numPr>
        <w:spacing w:after="0" w:afterAutospacing="0" w:before="240" w:lineRule="auto"/>
      </w:pPr>
      <w:r w:rsidDel="00000000" w:rsidR="00000000" w:rsidRPr="00000000">
        <w:rPr>
          <w:rtl w:val="0"/>
        </w:rPr>
        <w:t xml:space="preserve">The primary account user can switch between their own profile and onboarded profiles.</w:t>
      </w:r>
    </w:p>
    <w:p w:rsidR="00000000" w:rsidDel="00000000" w:rsidP="00000000" w:rsidRDefault="00000000" w:rsidRPr="00000000" w14:paraId="000001F0">
      <w:pPr>
        <w:numPr>
          <w:ilvl w:val="0"/>
          <w:numId w:val="7"/>
        </w:numPr>
        <w:spacing w:after="0" w:afterAutospacing="0" w:before="0" w:beforeAutospacing="0" w:lineRule="auto"/>
      </w:pPr>
      <w:r w:rsidDel="00000000" w:rsidR="00000000" w:rsidRPr="00000000">
        <w:rPr>
          <w:rtl w:val="0"/>
        </w:rPr>
        <w:t xml:space="preserve">Actions performed under an onboarded profile will reflect within that profile’s account.</w:t>
      </w:r>
    </w:p>
    <w:p w:rsidR="00000000" w:rsidDel="00000000" w:rsidP="00000000" w:rsidRDefault="00000000" w:rsidRPr="00000000" w14:paraId="000001F1">
      <w:pPr>
        <w:numPr>
          <w:ilvl w:val="0"/>
          <w:numId w:val="7"/>
        </w:numPr>
        <w:spacing w:after="0" w:afterAutospacing="0" w:before="0" w:beforeAutospacing="0" w:lineRule="auto"/>
      </w:pPr>
      <w:r w:rsidDel="00000000" w:rsidR="00000000" w:rsidRPr="00000000">
        <w:rPr>
          <w:rtl w:val="0"/>
        </w:rPr>
        <w:t xml:space="preserve">The primary user can view and manage the onboarded profiles’ appointments, favorites, and cases.</w:t>
      </w:r>
    </w:p>
    <w:p w:rsidR="00000000" w:rsidDel="00000000" w:rsidP="00000000" w:rsidRDefault="00000000" w:rsidRPr="00000000" w14:paraId="000001F2">
      <w:pPr>
        <w:numPr>
          <w:ilvl w:val="0"/>
          <w:numId w:val="7"/>
        </w:numPr>
        <w:spacing w:after="240" w:before="0" w:beforeAutospacing="0" w:lineRule="auto"/>
      </w:pPr>
      <w:r w:rsidDel="00000000" w:rsidR="00000000" w:rsidRPr="00000000">
        <w:rPr>
          <w:rtl w:val="0"/>
        </w:rPr>
        <w:t xml:space="preserve">The onboarded user can independently manage their own data while still being linked to the primary account.</w:t>
      </w:r>
    </w:p>
    <w:p w:rsidR="00000000" w:rsidDel="00000000" w:rsidP="00000000" w:rsidRDefault="00000000" w:rsidRPr="00000000" w14:paraId="000001F3">
      <w:pPr>
        <w:ind w:left="0" w:firstLine="0"/>
        <w:rPr/>
      </w:pPr>
      <w:r w:rsidDel="00000000" w:rsidR="00000000" w:rsidRPr="00000000">
        <w:rPr>
          <w:rtl w:val="0"/>
        </w:rPr>
      </w:r>
    </w:p>
    <w:p w:rsidR="00000000" w:rsidDel="00000000" w:rsidP="00000000" w:rsidRDefault="00000000" w:rsidRPr="00000000" w14:paraId="000001F4">
      <w:pPr>
        <w:ind w:left="0" w:firstLine="0"/>
        <w:rPr/>
      </w:pPr>
      <w:r w:rsidDel="00000000" w:rsidR="00000000" w:rsidRPr="00000000">
        <w:rPr>
          <w:rtl w:val="0"/>
        </w:rPr>
      </w:r>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ind w:left="0" w:firstLine="0"/>
        <w:rPr/>
      </w:pPr>
      <w:r w:rsidDel="00000000" w:rsidR="00000000" w:rsidRPr="00000000">
        <w:rPr>
          <w:rtl w:val="0"/>
        </w:rPr>
      </w:r>
    </w:p>
    <w:p w:rsidR="00000000" w:rsidDel="00000000" w:rsidP="00000000" w:rsidRDefault="00000000" w:rsidRPr="00000000" w14:paraId="000001F7">
      <w:pPr>
        <w:ind w:left="0" w:firstLine="0"/>
        <w:rPr/>
      </w:pPr>
      <w:r w:rsidDel="00000000" w:rsidR="00000000" w:rsidRPr="00000000">
        <w:rPr>
          <w:rtl w:val="0"/>
        </w:rPr>
      </w:r>
    </w:p>
    <w:p w:rsidR="00000000" w:rsidDel="00000000" w:rsidP="00000000" w:rsidRDefault="00000000" w:rsidRPr="00000000" w14:paraId="000001F8">
      <w:pPr>
        <w:ind w:left="0" w:firstLine="0"/>
        <w:rPr/>
      </w:pPr>
      <w:r w:rsidDel="00000000" w:rsidR="00000000" w:rsidRPr="00000000">
        <w:rPr>
          <w:rtl w:val="0"/>
        </w:rPr>
      </w:r>
    </w:p>
    <w:p w:rsidR="00000000" w:rsidDel="00000000" w:rsidP="00000000" w:rsidRDefault="00000000" w:rsidRPr="00000000" w14:paraId="000001F9">
      <w:pPr>
        <w:ind w:left="0" w:firstLine="0"/>
        <w:rPr/>
      </w:pPr>
      <w:r w:rsidDel="00000000" w:rsidR="00000000" w:rsidRPr="00000000">
        <w:rPr>
          <w:rtl w:val="0"/>
        </w:rPr>
      </w:r>
    </w:p>
    <w:p w:rsidR="00000000" w:rsidDel="00000000" w:rsidP="00000000" w:rsidRDefault="00000000" w:rsidRPr="00000000" w14:paraId="000001FA">
      <w:pPr>
        <w:ind w:left="0" w:firstLine="0"/>
        <w:rPr/>
      </w:pPr>
      <w:r w:rsidDel="00000000" w:rsidR="00000000" w:rsidRPr="00000000">
        <w:rPr>
          <w:rtl w:val="0"/>
        </w:rPr>
      </w:r>
    </w:p>
    <w:p w:rsidR="00000000" w:rsidDel="00000000" w:rsidP="00000000" w:rsidRDefault="00000000" w:rsidRPr="00000000" w14:paraId="000001FB">
      <w:pPr>
        <w:ind w:left="0" w:firstLine="0"/>
        <w:rPr/>
      </w:pPr>
      <w:r w:rsidDel="00000000" w:rsidR="00000000" w:rsidRPr="00000000">
        <w:rPr>
          <w:rtl w:val="0"/>
        </w:rPr>
      </w:r>
    </w:p>
    <w:p w:rsidR="00000000" w:rsidDel="00000000" w:rsidP="00000000" w:rsidRDefault="00000000" w:rsidRPr="00000000" w14:paraId="000001FC">
      <w:pPr>
        <w:ind w:left="0" w:firstLine="0"/>
        <w:rPr/>
      </w:pPr>
      <w:r w:rsidDel="00000000" w:rsidR="00000000" w:rsidRPr="00000000">
        <w:rPr>
          <w:rtl w:val="0"/>
        </w:rPr>
      </w:r>
    </w:p>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ind w:left="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8y0ckwz1bt" w:id="145"/>
      <w:bookmarkEnd w:id="145"/>
      <w:r w:rsidDel="00000000" w:rsidR="00000000" w:rsidRPr="00000000">
        <w:rPr>
          <w:rFonts w:ascii="Montserrat" w:cs="Montserrat" w:eastAsia="Montserrat" w:hAnsi="Montserrat"/>
          <w:b w:val="1"/>
          <w:bCs w:val="1"/>
          <w:i w:val="0"/>
          <w:iCs w:val="0"/>
          <w:smallCaps w:val="0"/>
          <w:strike w:val="0"/>
          <w:color w:val="38761d"/>
          <w:sz w:val="44"/>
          <w:szCs w:val="44"/>
          <w:u w:val="none"/>
          <w:shd w:fill="auto" w:val="clear"/>
          <w:vertAlign w:val="baseline"/>
          <w:rtl w:val="0"/>
        </w:rPr>
        <w:t xml:space="preserve">Test Cases</w:t>
      </w:r>
      <w:r w:rsidDel="00000000" w:rsidR="00000000" w:rsidRPr="00000000">
        <w:rPr>
          <w:rtl w:val="0"/>
        </w:rPr>
      </w:r>
    </w:p>
    <w:p w:rsidR="00000000" w:rsidDel="00000000" w:rsidP="00000000" w:rsidRDefault="00000000" w:rsidRPr="00000000" w14:paraId="00000200">
      <w:pPr>
        <w:pStyle w:val="Heading3"/>
        <w:keepNext w:val="0"/>
        <w:keepLines w:val="0"/>
        <w:spacing w:after="80" w:before="280" w:lineRule="auto"/>
        <w:rPr>
          <w:rFonts w:ascii="Arial" w:cs="Arial" w:eastAsia="Arial" w:hAnsi="Arial"/>
          <w:b w:val="0"/>
          <w:bCs w:val="0"/>
          <w:color w:val="434343"/>
          <w:sz w:val="28"/>
          <w:szCs w:val="28"/>
        </w:rPr>
      </w:pPr>
      <w:bookmarkStart w:colFirst="0" w:colLast="0" w:name="_5lodowpheu05" w:id="146"/>
      <w:bookmarkEnd w:id="146"/>
      <w:r w:rsidDel="00000000" w:rsidR="00000000" w:rsidRPr="00000000">
        <w:rPr>
          <w:rFonts w:ascii="Arial" w:cs="Arial" w:eastAsia="Arial" w:hAnsi="Arial"/>
          <w:color w:val="000000"/>
          <w:rtl w:val="0"/>
        </w:rPr>
        <w:t xml:space="preserve">Test Case 1 : Verify User Can Create a Client Account by Clicking on the "Create an Account" Button from the Hamburger Menu on the Home Page</w:t>
      </w:r>
      <w:r w:rsidDel="00000000" w:rsidR="00000000" w:rsidRPr="00000000">
        <w:rPr>
          <w:rFonts w:ascii="Arial" w:cs="Arial" w:eastAsia="Arial" w:hAnsi="Arial"/>
          <w:b w:val="0"/>
          <w:bCs w:val="0"/>
          <w:color w:val="434343"/>
          <w:sz w:val="28"/>
          <w:szCs w:val="28"/>
          <w:rtl w:val="0"/>
        </w:rPr>
        <w:br w:type="textWrapping"/>
        <w:t xml:space="preserve"> </w:t>
        <w:br w:type="textWrapping"/>
      </w:r>
      <w:r w:rsidDel="00000000" w:rsidR="00000000" w:rsidRPr="00000000">
        <w:rPr>
          <w:rFonts w:ascii="Arial" w:cs="Arial" w:eastAsia="Arial" w:hAnsi="Arial"/>
          <w:color w:val="434343"/>
          <w:sz w:val="28"/>
          <w:szCs w:val="28"/>
          <w:rtl w:val="0"/>
        </w:rPr>
        <w:t xml:space="preserve">Preconditions</w:t>
      </w:r>
      <w:r w:rsidDel="00000000" w:rsidR="00000000" w:rsidRPr="00000000">
        <w:rPr>
          <w:rFonts w:ascii="Arial" w:cs="Arial" w:eastAsia="Arial" w:hAnsi="Arial"/>
          <w:b w:val="0"/>
          <w:bCs w:val="0"/>
          <w:color w:val="434343"/>
          <w:sz w:val="28"/>
          <w:szCs w:val="28"/>
          <w:rtl w:val="0"/>
        </w:rPr>
        <w:t xml:space="preserve">:</w:t>
      </w:r>
    </w:p>
    <w:p w:rsidR="00000000" w:rsidDel="00000000" w:rsidP="00000000" w:rsidRDefault="00000000" w:rsidRPr="00000000" w14:paraId="00000201">
      <w:pPr>
        <w:numPr>
          <w:ilvl w:val="0"/>
          <w:numId w:val="31"/>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user is on the home page.</w:t>
      </w:r>
    </w:p>
    <w:p w:rsidR="00000000" w:rsidDel="00000000" w:rsidP="00000000" w:rsidRDefault="00000000" w:rsidRPr="00000000" w14:paraId="00000202">
      <w:pPr>
        <w:numPr>
          <w:ilvl w:val="0"/>
          <w:numId w:val="31"/>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The hamburger menu icon is visible and functional on the home page.</w:t>
      </w:r>
    </w:p>
    <w:p w:rsidR="00000000" w:rsidDel="00000000" w:rsidP="00000000" w:rsidRDefault="00000000" w:rsidRPr="00000000" w14:paraId="00000203">
      <w:pPr>
        <w:numPr>
          <w:ilvl w:val="0"/>
          <w:numId w:val="31"/>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The login form and "Create an Account" button are available within the login form.</w:t>
        <w:br w:type="textWrapping"/>
      </w:r>
    </w:p>
    <w:p w:rsidR="00000000" w:rsidDel="00000000" w:rsidP="00000000" w:rsidRDefault="00000000" w:rsidRPr="00000000" w14:paraId="00000204">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Test Steps</w:t>
      </w:r>
      <w:r w:rsidDel="00000000" w:rsidR="00000000" w:rsidRPr="00000000">
        <w:rPr>
          <w:rFonts w:ascii="Arial" w:cs="Arial" w:eastAsia="Arial" w:hAnsi="Arial"/>
          <w:rtl w:val="0"/>
        </w:rPr>
        <w:t xml:space="preserve">:</w:t>
      </w:r>
    </w:p>
    <w:p w:rsidR="00000000" w:rsidDel="00000000" w:rsidP="00000000" w:rsidRDefault="00000000" w:rsidRPr="00000000" w14:paraId="00000205">
      <w:pPr>
        <w:numPr>
          <w:ilvl w:val="0"/>
          <w:numId w:val="5"/>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Navigate to the home page.</w:t>
      </w:r>
    </w:p>
    <w:p w:rsidR="00000000" w:rsidDel="00000000" w:rsidP="00000000" w:rsidRDefault="00000000" w:rsidRPr="00000000" w14:paraId="00000206">
      <w:pPr>
        <w:numPr>
          <w:ilvl w:val="0"/>
          <w:numId w:val="5"/>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Click on the hamburger menu icon (represented by three horizontal lines) located in the top-right corner of the home page.</w:t>
      </w:r>
    </w:p>
    <w:p w:rsidR="00000000" w:rsidDel="00000000" w:rsidP="00000000" w:rsidRDefault="00000000" w:rsidRPr="00000000" w14:paraId="00000207">
      <w:pPr>
        <w:numPr>
          <w:ilvl w:val="0"/>
          <w:numId w:val="5"/>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On clicking the hamburger icon, Verify that the login form appears on the screen.</w:t>
      </w:r>
    </w:p>
    <w:p w:rsidR="00000000" w:rsidDel="00000000" w:rsidP="00000000" w:rsidRDefault="00000000" w:rsidRPr="00000000" w14:paraId="00000208">
      <w:pPr>
        <w:numPr>
          <w:ilvl w:val="0"/>
          <w:numId w:val="5"/>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On the login form, click the "Create an Account" button.</w:t>
      </w:r>
    </w:p>
    <w:p w:rsidR="00000000" w:rsidDel="00000000" w:rsidP="00000000" w:rsidRDefault="00000000" w:rsidRPr="00000000" w14:paraId="00000209">
      <w:pPr>
        <w:numPr>
          <w:ilvl w:val="0"/>
          <w:numId w:val="5"/>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Verify that the user is redirected to the "Create Account" form.</w:t>
        <w:br w:type="textWrapping"/>
      </w:r>
    </w:p>
    <w:p w:rsidR="00000000" w:rsidDel="00000000" w:rsidP="00000000" w:rsidRDefault="00000000" w:rsidRPr="00000000" w14:paraId="0000020A">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Expected Result</w:t>
      </w:r>
      <w:r w:rsidDel="00000000" w:rsidR="00000000" w:rsidRPr="00000000">
        <w:rPr>
          <w:rFonts w:ascii="Arial" w:cs="Arial" w:eastAsia="Arial" w:hAnsi="Arial"/>
          <w:rtl w:val="0"/>
        </w:rPr>
        <w:t xml:space="preserve">:</w:t>
      </w:r>
    </w:p>
    <w:p w:rsidR="00000000" w:rsidDel="00000000" w:rsidP="00000000" w:rsidRDefault="00000000" w:rsidRPr="00000000" w14:paraId="0000020B">
      <w:pPr>
        <w:numPr>
          <w:ilvl w:val="0"/>
          <w:numId w:val="22"/>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Clicking the hamburger menu icon should display the login form.</w:t>
      </w:r>
    </w:p>
    <w:p w:rsidR="00000000" w:rsidDel="00000000" w:rsidP="00000000" w:rsidRDefault="00000000" w:rsidRPr="00000000" w14:paraId="0000020C">
      <w:pPr>
        <w:numPr>
          <w:ilvl w:val="0"/>
          <w:numId w:val="22"/>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After clicking the "Create an Account" button, the user should be redirected to the "Create Account" form to start the account creation process.</w:t>
      </w:r>
    </w:p>
    <w:p w:rsidR="00000000" w:rsidDel="00000000" w:rsidP="00000000" w:rsidRDefault="00000000" w:rsidRPr="00000000" w14:paraId="0000020D">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0E">
      <w:pPr>
        <w:pStyle w:val="Heading3"/>
        <w:keepNext w:val="0"/>
        <w:keepLines w:val="0"/>
        <w:spacing w:after="80" w:before="280" w:lineRule="auto"/>
        <w:rPr>
          <w:rFonts w:ascii="Arial" w:cs="Arial" w:eastAsia="Arial" w:hAnsi="Arial"/>
          <w:b w:val="0"/>
          <w:bCs w:val="0"/>
          <w:color w:val="434343"/>
          <w:sz w:val="28"/>
          <w:szCs w:val="28"/>
        </w:rPr>
      </w:pPr>
      <w:bookmarkStart w:colFirst="0" w:colLast="0" w:name="_434m1z1j4e1e" w:id="147"/>
      <w:bookmarkEnd w:id="147"/>
      <w:r w:rsidDel="00000000" w:rsidR="00000000" w:rsidRPr="00000000">
        <w:rPr>
          <w:rFonts w:ascii="Arial" w:cs="Arial" w:eastAsia="Arial" w:hAnsi="Arial"/>
          <w:color w:val="000000"/>
          <w:rtl w:val="0"/>
        </w:rPr>
        <w:t xml:space="preserve">Test Case 2: Verify that the User should be able to Fill the "Create an Account" Form.</w:t>
      </w:r>
      <w:r w:rsidDel="00000000" w:rsidR="00000000" w:rsidRPr="00000000">
        <w:rPr>
          <w:rFonts w:ascii="Arial" w:cs="Arial" w:eastAsia="Arial" w:hAnsi="Arial"/>
          <w:b w:val="0"/>
          <w:bCs w:val="0"/>
          <w:color w:val="434343"/>
          <w:sz w:val="28"/>
          <w:szCs w:val="28"/>
          <w:rtl w:val="0"/>
        </w:rPr>
        <w:br w:type="textWrapping"/>
        <w:t xml:space="preserve"> </w:t>
      </w:r>
      <w:r w:rsidDel="00000000" w:rsidR="00000000" w:rsidRPr="00000000">
        <w:rPr>
          <w:rFonts w:ascii="Arial" w:cs="Arial" w:eastAsia="Arial" w:hAnsi="Arial"/>
          <w:color w:val="434343"/>
          <w:sz w:val="28"/>
          <w:szCs w:val="28"/>
          <w:rtl w:val="0"/>
        </w:rPr>
        <w:t xml:space="preserve">Preconditions</w:t>
      </w:r>
      <w:r w:rsidDel="00000000" w:rsidR="00000000" w:rsidRPr="00000000">
        <w:rPr>
          <w:rFonts w:ascii="Arial" w:cs="Arial" w:eastAsia="Arial" w:hAnsi="Arial"/>
          <w:b w:val="0"/>
          <w:bCs w:val="0"/>
          <w:color w:val="434343"/>
          <w:sz w:val="28"/>
          <w:szCs w:val="28"/>
          <w:rtl w:val="0"/>
        </w:rPr>
        <w:t xml:space="preserve">:</w:t>
      </w:r>
    </w:p>
    <w:p w:rsidR="00000000" w:rsidDel="00000000" w:rsidP="00000000" w:rsidRDefault="00000000" w:rsidRPr="00000000" w14:paraId="0000020F">
      <w:pPr>
        <w:numPr>
          <w:ilvl w:val="0"/>
          <w:numId w:val="54"/>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user is on the "Create an Account" form.</w:t>
      </w:r>
    </w:p>
    <w:p w:rsidR="00000000" w:rsidDel="00000000" w:rsidP="00000000" w:rsidRDefault="00000000" w:rsidRPr="00000000" w14:paraId="00000210">
      <w:pPr>
        <w:numPr>
          <w:ilvl w:val="0"/>
          <w:numId w:val="54"/>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All necessary fields are visible and functional.</w:t>
      </w:r>
    </w:p>
    <w:p w:rsidR="00000000" w:rsidDel="00000000" w:rsidP="00000000" w:rsidRDefault="00000000" w:rsidRPr="00000000" w14:paraId="00000211">
      <w:pPr>
        <w:numPr>
          <w:ilvl w:val="0"/>
          <w:numId w:val="54"/>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The email entered during the sign-up process is valid.</w:t>
      </w:r>
    </w:p>
    <w:p w:rsidR="00000000" w:rsidDel="00000000" w:rsidP="00000000" w:rsidRDefault="00000000" w:rsidRPr="00000000" w14:paraId="00000212">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Test Steps</w:t>
      </w:r>
      <w:r w:rsidDel="00000000" w:rsidR="00000000" w:rsidRPr="00000000">
        <w:rPr>
          <w:rFonts w:ascii="Arial" w:cs="Arial" w:eastAsia="Arial" w:hAnsi="Arial"/>
          <w:rtl w:val="0"/>
        </w:rPr>
        <w:t xml:space="preserve">:</w:t>
      </w:r>
    </w:p>
    <w:p w:rsidR="00000000" w:rsidDel="00000000" w:rsidP="00000000" w:rsidRDefault="00000000" w:rsidRPr="00000000" w14:paraId="00000213">
      <w:pPr>
        <w:numPr>
          <w:ilvl w:val="0"/>
          <w:numId w:val="9"/>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Navigate to the "Create an Account" form.</w:t>
      </w:r>
    </w:p>
    <w:p w:rsidR="00000000" w:rsidDel="00000000" w:rsidP="00000000" w:rsidRDefault="00000000" w:rsidRPr="00000000" w14:paraId="00000214">
      <w:pPr>
        <w:numPr>
          <w:ilvl w:val="0"/>
          <w:numId w:val="9"/>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Fill all the Necessary information in the form.</w:t>
      </w:r>
    </w:p>
    <w:p w:rsidR="00000000" w:rsidDel="00000000" w:rsidP="00000000" w:rsidRDefault="00000000" w:rsidRPr="00000000" w14:paraId="00000215">
      <w:pPr>
        <w:numPr>
          <w:ilvl w:val="0"/>
          <w:numId w:val="9"/>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After filling out all the required fields correctly, ensure that no validation errors are present.</w:t>
      </w:r>
    </w:p>
    <w:p w:rsidR="00000000" w:rsidDel="00000000" w:rsidP="00000000" w:rsidRDefault="00000000" w:rsidRPr="00000000" w14:paraId="00000216">
      <w:pPr>
        <w:numPr>
          <w:ilvl w:val="0"/>
          <w:numId w:val="9"/>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Continue</w:t>
      </w:r>
      <w:r w:rsidDel="00000000" w:rsidR="00000000" w:rsidRPr="00000000">
        <w:rPr>
          <w:rFonts w:ascii="Arial" w:cs="Arial" w:eastAsia="Arial" w:hAnsi="Arial"/>
          <w:rtl w:val="0"/>
        </w:rPr>
        <w:t xml:space="preserve"> button.</w:t>
      </w:r>
    </w:p>
    <w:p w:rsidR="00000000" w:rsidDel="00000000" w:rsidP="00000000" w:rsidRDefault="00000000" w:rsidRPr="00000000" w14:paraId="00000217">
      <w:pPr>
        <w:numPr>
          <w:ilvl w:val="0"/>
          <w:numId w:val="9"/>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Verify that the system processes the form and redirects the user to the </w:t>
      </w:r>
      <w:r w:rsidDel="00000000" w:rsidR="00000000" w:rsidRPr="00000000">
        <w:rPr>
          <w:rFonts w:ascii="Arial" w:cs="Arial" w:eastAsia="Arial" w:hAnsi="Arial"/>
          <w:b w:val="1"/>
          <w:bCs w:val="1"/>
          <w:rtl w:val="0"/>
        </w:rPr>
        <w:t xml:space="preserve">Email Verification</w:t>
      </w:r>
      <w:r w:rsidDel="00000000" w:rsidR="00000000" w:rsidRPr="00000000">
        <w:rPr>
          <w:rFonts w:ascii="Arial" w:cs="Arial" w:eastAsia="Arial" w:hAnsi="Arial"/>
          <w:rtl w:val="0"/>
        </w:rPr>
        <w:t xml:space="preserve"> screen.</w:t>
      </w:r>
    </w:p>
    <w:p w:rsidR="00000000" w:rsidDel="00000000" w:rsidP="00000000" w:rsidRDefault="00000000" w:rsidRPr="00000000" w14:paraId="00000218">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Expected Result</w:t>
      </w:r>
      <w:r w:rsidDel="00000000" w:rsidR="00000000" w:rsidRPr="00000000">
        <w:rPr>
          <w:rFonts w:ascii="Arial" w:cs="Arial" w:eastAsia="Arial" w:hAnsi="Arial"/>
          <w:rtl w:val="0"/>
        </w:rPr>
        <w:t xml:space="preserve">:</w:t>
      </w:r>
    </w:p>
    <w:p w:rsidR="00000000" w:rsidDel="00000000" w:rsidP="00000000" w:rsidRDefault="00000000" w:rsidRPr="00000000" w14:paraId="00000219">
      <w:pPr>
        <w:numPr>
          <w:ilvl w:val="0"/>
          <w:numId w:val="92"/>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user should be able to fill out the "Create an Account" form with all required details without any validation errors.</w:t>
      </w:r>
    </w:p>
    <w:p w:rsidR="00000000" w:rsidDel="00000000" w:rsidP="00000000" w:rsidRDefault="00000000" w:rsidRPr="00000000" w14:paraId="0000021A">
      <w:pPr>
        <w:numPr>
          <w:ilvl w:val="0"/>
          <w:numId w:val="92"/>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Clicking on the </w:t>
      </w:r>
      <w:r w:rsidDel="00000000" w:rsidR="00000000" w:rsidRPr="00000000">
        <w:rPr>
          <w:rFonts w:ascii="Arial" w:cs="Arial" w:eastAsia="Arial" w:hAnsi="Arial"/>
          <w:b w:val="1"/>
          <w:bCs w:val="1"/>
          <w:rtl w:val="0"/>
        </w:rPr>
        <w:t xml:space="preserve">Continue</w:t>
      </w:r>
      <w:r w:rsidDel="00000000" w:rsidR="00000000" w:rsidRPr="00000000">
        <w:rPr>
          <w:rFonts w:ascii="Arial" w:cs="Arial" w:eastAsia="Arial" w:hAnsi="Arial"/>
          <w:rtl w:val="0"/>
        </w:rPr>
        <w:t xml:space="preserve"> button should successfully redirect the user to the </w:t>
      </w:r>
      <w:r w:rsidDel="00000000" w:rsidR="00000000" w:rsidRPr="00000000">
        <w:rPr>
          <w:rFonts w:ascii="Arial" w:cs="Arial" w:eastAsia="Arial" w:hAnsi="Arial"/>
          <w:b w:val="1"/>
          <w:bCs w:val="1"/>
          <w:rtl w:val="0"/>
        </w:rPr>
        <w:t xml:space="preserve">Email Verification</w:t>
      </w:r>
      <w:r w:rsidDel="00000000" w:rsidR="00000000" w:rsidRPr="00000000">
        <w:rPr>
          <w:rFonts w:ascii="Arial" w:cs="Arial" w:eastAsia="Arial" w:hAnsi="Arial"/>
          <w:rtl w:val="0"/>
        </w:rPr>
        <w:t xml:space="preserve"> screen where they will be prompted to enter the OTP received on their email address.</w:t>
      </w:r>
    </w:p>
    <w:p w:rsidR="00000000" w:rsidDel="00000000" w:rsidP="00000000" w:rsidRDefault="00000000" w:rsidRPr="00000000" w14:paraId="0000021B">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1C">
      <w:pPr>
        <w:pStyle w:val="Heading3"/>
        <w:keepNext w:val="0"/>
        <w:keepLines w:val="0"/>
        <w:spacing w:after="80" w:before="280" w:lineRule="auto"/>
        <w:rPr>
          <w:rFonts w:ascii="Arial" w:cs="Arial" w:eastAsia="Arial" w:hAnsi="Arial"/>
          <w:b w:val="0"/>
          <w:bCs w:val="0"/>
          <w:color w:val="434343"/>
          <w:sz w:val="28"/>
          <w:szCs w:val="28"/>
        </w:rPr>
      </w:pPr>
      <w:bookmarkStart w:colFirst="0" w:colLast="0" w:name="_76hk9yopguur" w:id="148"/>
      <w:bookmarkEnd w:id="148"/>
      <w:r w:rsidDel="00000000" w:rsidR="00000000" w:rsidRPr="00000000">
        <w:rPr>
          <w:rFonts w:ascii="Arial" w:cs="Arial" w:eastAsia="Arial" w:hAnsi="Arial"/>
          <w:color w:val="000000"/>
          <w:rtl w:val="0"/>
        </w:rPr>
        <w:t xml:space="preserve">Test Case 3: Verify User Can Enter OTP Received on Registered Email Address on the Email Verification Screen</w:t>
      </w:r>
      <w:r w:rsidDel="00000000" w:rsidR="00000000" w:rsidRPr="00000000">
        <w:rPr>
          <w:rFonts w:ascii="Arial" w:cs="Arial" w:eastAsia="Arial" w:hAnsi="Arial"/>
          <w:b w:val="0"/>
          <w:bCs w:val="0"/>
          <w:color w:val="434343"/>
          <w:sz w:val="28"/>
          <w:szCs w:val="28"/>
          <w:rtl w:val="0"/>
        </w:rPr>
        <w:t xml:space="preserve"> </w:t>
      </w:r>
    </w:p>
    <w:p w:rsidR="00000000" w:rsidDel="00000000" w:rsidP="00000000" w:rsidRDefault="00000000" w:rsidRPr="00000000" w14:paraId="0000021D">
      <w:pPr>
        <w:pStyle w:val="Heading3"/>
        <w:keepNext w:val="0"/>
        <w:keepLines w:val="0"/>
        <w:spacing w:after="80" w:before="280" w:lineRule="auto"/>
        <w:rPr>
          <w:rFonts w:ascii="Arial" w:cs="Arial" w:eastAsia="Arial" w:hAnsi="Arial"/>
          <w:b w:val="0"/>
          <w:bCs w:val="0"/>
          <w:color w:val="434343"/>
          <w:sz w:val="28"/>
          <w:szCs w:val="28"/>
        </w:rPr>
      </w:pPr>
      <w:bookmarkStart w:colFirst="0" w:colLast="0" w:name="_vvx56ttvv2b5" w:id="149"/>
      <w:bookmarkEnd w:id="149"/>
      <w:r w:rsidDel="00000000" w:rsidR="00000000" w:rsidRPr="00000000">
        <w:rPr>
          <w:rFonts w:ascii="Arial" w:cs="Arial" w:eastAsia="Arial" w:hAnsi="Arial"/>
          <w:color w:val="434343"/>
          <w:sz w:val="28"/>
          <w:szCs w:val="28"/>
          <w:rtl w:val="0"/>
        </w:rPr>
        <w:t xml:space="preserve">Preconditions</w:t>
      </w:r>
      <w:r w:rsidDel="00000000" w:rsidR="00000000" w:rsidRPr="00000000">
        <w:rPr>
          <w:rFonts w:ascii="Arial" w:cs="Arial" w:eastAsia="Arial" w:hAnsi="Arial"/>
          <w:b w:val="0"/>
          <w:bCs w:val="0"/>
          <w:color w:val="434343"/>
          <w:sz w:val="28"/>
          <w:szCs w:val="28"/>
          <w:rtl w:val="0"/>
        </w:rPr>
        <w:t xml:space="preserve">:</w:t>
      </w:r>
    </w:p>
    <w:p w:rsidR="00000000" w:rsidDel="00000000" w:rsidP="00000000" w:rsidRDefault="00000000" w:rsidRPr="00000000" w14:paraId="0000021E">
      <w:pPr>
        <w:numPr>
          <w:ilvl w:val="0"/>
          <w:numId w:val="72"/>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user has successfully filled out the "Create an Account" form and clicked "Continue."</w:t>
      </w:r>
    </w:p>
    <w:p w:rsidR="00000000" w:rsidDel="00000000" w:rsidP="00000000" w:rsidRDefault="00000000" w:rsidRPr="00000000" w14:paraId="0000021F">
      <w:pPr>
        <w:numPr>
          <w:ilvl w:val="0"/>
          <w:numId w:val="72"/>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The user has received a One-Time Password (OTP) on the email address they entered during the sign-up process.</w:t>
      </w:r>
    </w:p>
    <w:p w:rsidR="00000000" w:rsidDel="00000000" w:rsidP="00000000" w:rsidRDefault="00000000" w:rsidRPr="00000000" w14:paraId="00000220">
      <w:pPr>
        <w:numPr>
          <w:ilvl w:val="0"/>
          <w:numId w:val="72"/>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The user is on the </w:t>
      </w:r>
      <w:r w:rsidDel="00000000" w:rsidR="00000000" w:rsidRPr="00000000">
        <w:rPr>
          <w:rFonts w:ascii="Arial" w:cs="Arial" w:eastAsia="Arial" w:hAnsi="Arial"/>
          <w:b w:val="1"/>
          <w:bCs w:val="1"/>
          <w:rtl w:val="0"/>
        </w:rPr>
        <w:t xml:space="preserve">Email Verification</w:t>
      </w:r>
      <w:r w:rsidDel="00000000" w:rsidR="00000000" w:rsidRPr="00000000">
        <w:rPr>
          <w:rFonts w:ascii="Arial" w:cs="Arial" w:eastAsia="Arial" w:hAnsi="Arial"/>
          <w:rtl w:val="0"/>
        </w:rPr>
        <w:t xml:space="preserve"> screen.</w:t>
        <w:br w:type="textWrapping"/>
      </w:r>
    </w:p>
    <w:p w:rsidR="00000000" w:rsidDel="00000000" w:rsidP="00000000" w:rsidRDefault="00000000" w:rsidRPr="00000000" w14:paraId="00000221">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Test Steps</w:t>
      </w:r>
      <w:r w:rsidDel="00000000" w:rsidR="00000000" w:rsidRPr="00000000">
        <w:rPr>
          <w:rFonts w:ascii="Arial" w:cs="Arial" w:eastAsia="Arial" w:hAnsi="Arial"/>
          <w:rtl w:val="0"/>
        </w:rPr>
        <w:t xml:space="preserve">:</w:t>
      </w:r>
    </w:p>
    <w:p w:rsidR="00000000" w:rsidDel="00000000" w:rsidP="00000000" w:rsidRDefault="00000000" w:rsidRPr="00000000" w14:paraId="00000222">
      <w:pPr>
        <w:numPr>
          <w:ilvl w:val="0"/>
          <w:numId w:val="2"/>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After clicking </w:t>
      </w:r>
      <w:r w:rsidDel="00000000" w:rsidR="00000000" w:rsidRPr="00000000">
        <w:rPr>
          <w:rFonts w:ascii="Arial" w:cs="Arial" w:eastAsia="Arial" w:hAnsi="Arial"/>
          <w:b w:val="1"/>
          <w:bCs w:val="1"/>
          <w:rtl w:val="0"/>
        </w:rPr>
        <w:t xml:space="preserve">Continue</w:t>
      </w:r>
      <w:r w:rsidDel="00000000" w:rsidR="00000000" w:rsidRPr="00000000">
        <w:rPr>
          <w:rFonts w:ascii="Arial" w:cs="Arial" w:eastAsia="Arial" w:hAnsi="Arial"/>
          <w:rtl w:val="0"/>
        </w:rPr>
        <w:t xml:space="preserve"> on the "Create an Account" form, ensure that the user is redirected to the </w:t>
      </w:r>
      <w:r w:rsidDel="00000000" w:rsidR="00000000" w:rsidRPr="00000000">
        <w:rPr>
          <w:rFonts w:ascii="Arial" w:cs="Arial" w:eastAsia="Arial" w:hAnsi="Arial"/>
          <w:b w:val="1"/>
          <w:bCs w:val="1"/>
          <w:rtl w:val="0"/>
        </w:rPr>
        <w:t xml:space="preserve">Email Verification</w:t>
      </w:r>
      <w:r w:rsidDel="00000000" w:rsidR="00000000" w:rsidRPr="00000000">
        <w:rPr>
          <w:rFonts w:ascii="Arial" w:cs="Arial" w:eastAsia="Arial" w:hAnsi="Arial"/>
          <w:rtl w:val="0"/>
        </w:rPr>
        <w:t xml:space="preserve"> screen.</w:t>
      </w:r>
    </w:p>
    <w:p w:rsidR="00000000" w:rsidDel="00000000" w:rsidP="00000000" w:rsidRDefault="00000000" w:rsidRPr="00000000" w14:paraId="00000223">
      <w:pPr>
        <w:numPr>
          <w:ilvl w:val="0"/>
          <w:numId w:val="2"/>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On the </w:t>
      </w:r>
      <w:r w:rsidDel="00000000" w:rsidR="00000000" w:rsidRPr="00000000">
        <w:rPr>
          <w:rFonts w:ascii="Arial" w:cs="Arial" w:eastAsia="Arial" w:hAnsi="Arial"/>
          <w:b w:val="1"/>
          <w:bCs w:val="1"/>
          <w:rtl w:val="0"/>
        </w:rPr>
        <w:t xml:space="preserve">Email Verification</w:t>
      </w:r>
      <w:r w:rsidDel="00000000" w:rsidR="00000000" w:rsidRPr="00000000">
        <w:rPr>
          <w:rFonts w:ascii="Arial" w:cs="Arial" w:eastAsia="Arial" w:hAnsi="Arial"/>
          <w:rtl w:val="0"/>
        </w:rPr>
        <w:t xml:space="preserve"> screen, verify that there is a field to enter the OTP received in the registered email address.</w:t>
      </w:r>
    </w:p>
    <w:p w:rsidR="00000000" w:rsidDel="00000000" w:rsidP="00000000" w:rsidRDefault="00000000" w:rsidRPr="00000000" w14:paraId="00000224">
      <w:pPr>
        <w:numPr>
          <w:ilvl w:val="0"/>
          <w:numId w:val="2"/>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Check the registered email inbox for an OTP sent by the system.</w:t>
      </w:r>
    </w:p>
    <w:p w:rsidR="00000000" w:rsidDel="00000000" w:rsidP="00000000" w:rsidRDefault="00000000" w:rsidRPr="00000000" w14:paraId="00000225">
      <w:pPr>
        <w:numPr>
          <w:ilvl w:val="0"/>
          <w:numId w:val="2"/>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Enter the OTP from the registered email address into the OTP input field on the </w:t>
      </w:r>
      <w:r w:rsidDel="00000000" w:rsidR="00000000" w:rsidRPr="00000000">
        <w:rPr>
          <w:rFonts w:ascii="Arial" w:cs="Arial" w:eastAsia="Arial" w:hAnsi="Arial"/>
          <w:b w:val="1"/>
          <w:bCs w:val="1"/>
          <w:rtl w:val="0"/>
        </w:rPr>
        <w:t xml:space="preserve">Email Verification</w:t>
      </w:r>
      <w:r w:rsidDel="00000000" w:rsidR="00000000" w:rsidRPr="00000000">
        <w:rPr>
          <w:rFonts w:ascii="Arial" w:cs="Arial" w:eastAsia="Arial" w:hAnsi="Arial"/>
          <w:rtl w:val="0"/>
        </w:rPr>
        <w:t xml:space="preserve"> screen.</w:t>
      </w:r>
    </w:p>
    <w:p w:rsidR="00000000" w:rsidDel="00000000" w:rsidP="00000000" w:rsidRDefault="00000000" w:rsidRPr="00000000" w14:paraId="00000226">
      <w:pPr>
        <w:numPr>
          <w:ilvl w:val="0"/>
          <w:numId w:val="2"/>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Verify</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Submit</w:t>
      </w:r>
      <w:r w:rsidDel="00000000" w:rsidR="00000000" w:rsidRPr="00000000">
        <w:rPr>
          <w:rFonts w:ascii="Arial" w:cs="Arial" w:eastAsia="Arial" w:hAnsi="Arial"/>
          <w:rtl w:val="0"/>
        </w:rPr>
        <w:t xml:space="preserve"> button to submit the OTP.</w:t>
      </w:r>
    </w:p>
    <w:p w:rsidR="00000000" w:rsidDel="00000000" w:rsidP="00000000" w:rsidRDefault="00000000" w:rsidRPr="00000000" w14:paraId="00000227">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Expected Result</w:t>
      </w:r>
      <w:r w:rsidDel="00000000" w:rsidR="00000000" w:rsidRPr="00000000">
        <w:rPr>
          <w:rFonts w:ascii="Arial" w:cs="Arial" w:eastAsia="Arial" w:hAnsi="Arial"/>
          <w:rtl w:val="0"/>
        </w:rPr>
        <w:t xml:space="preserve">:</w:t>
      </w:r>
    </w:p>
    <w:p w:rsidR="00000000" w:rsidDel="00000000" w:rsidP="00000000" w:rsidRDefault="00000000" w:rsidRPr="00000000" w14:paraId="00000228">
      <w:pPr>
        <w:numPr>
          <w:ilvl w:val="0"/>
          <w:numId w:val="29"/>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user should be able to enter the OTP received on their registered email address.</w:t>
        <w:br w:type="textWrapping"/>
      </w:r>
    </w:p>
    <w:p w:rsidR="00000000" w:rsidDel="00000000" w:rsidP="00000000" w:rsidRDefault="00000000" w:rsidRPr="00000000" w14:paraId="00000229">
      <w:pPr>
        <w:numPr>
          <w:ilvl w:val="0"/>
          <w:numId w:val="29"/>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If the OTP is valid, the user should be successfully redirected to the next screen (e.g., </w:t>
      </w:r>
      <w:r w:rsidDel="00000000" w:rsidR="00000000" w:rsidRPr="00000000">
        <w:rPr>
          <w:rFonts w:ascii="Arial" w:cs="Arial" w:eastAsia="Arial" w:hAnsi="Arial"/>
          <w:b w:val="1"/>
          <w:bCs w:val="1"/>
          <w:rtl w:val="0"/>
        </w:rPr>
        <w:t xml:space="preserve">Create Your Profile</w:t>
      </w:r>
      <w:r w:rsidDel="00000000" w:rsidR="00000000" w:rsidRPr="00000000">
        <w:rPr>
          <w:rFonts w:ascii="Arial" w:cs="Arial" w:eastAsia="Arial" w:hAnsi="Arial"/>
          <w:rtl w:val="0"/>
        </w:rPr>
        <w:t xml:space="preserve"> screen).</w:t>
      </w:r>
    </w:p>
    <w:p w:rsidR="00000000" w:rsidDel="00000000" w:rsidP="00000000" w:rsidRDefault="00000000" w:rsidRPr="00000000" w14:paraId="0000022A">
      <w:pPr>
        <w:ind w:left="0" w:firstLine="0"/>
        <w:rPr>
          <w:rFonts w:ascii="Arial" w:cs="Arial" w:eastAsia="Arial" w:hAnsi="Arial"/>
        </w:rPr>
      </w:pP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22B">
      <w:pPr>
        <w:ind w:left="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Test Case 4: Verify User Needs to Fill Parent Detail Form of Underage Based on Date of Birth and Country Selected</w:t>
      </w:r>
    </w:p>
    <w:p w:rsidR="00000000" w:rsidDel="00000000" w:rsidP="00000000" w:rsidRDefault="00000000" w:rsidRPr="00000000" w14:paraId="0000022C">
      <w:pPr>
        <w:ind w:left="0" w:firstLine="0"/>
        <w:rPr>
          <w:rFonts w:ascii="Arial" w:cs="Arial" w:eastAsia="Arial" w:hAnsi="Arial"/>
        </w:rPr>
      </w:pP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b w:val="1"/>
          <w:bCs w:val="1"/>
          <w:rtl w:val="0"/>
        </w:rPr>
        <w:t xml:space="preserve">Preconditions</w:t>
      </w:r>
      <w:r w:rsidDel="00000000" w:rsidR="00000000" w:rsidRPr="00000000">
        <w:rPr>
          <w:rFonts w:ascii="Arial" w:cs="Arial" w:eastAsia="Arial" w:hAnsi="Arial"/>
          <w:rtl w:val="0"/>
        </w:rPr>
        <w:t xml:space="preserve">:</w:t>
      </w:r>
    </w:p>
    <w:p w:rsidR="00000000" w:rsidDel="00000000" w:rsidP="00000000" w:rsidRDefault="00000000" w:rsidRPr="00000000" w14:paraId="0000022D">
      <w:pPr>
        <w:numPr>
          <w:ilvl w:val="0"/>
          <w:numId w:val="94"/>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user is on the "Create Your Profile" screen.</w:t>
      </w:r>
    </w:p>
    <w:p w:rsidR="00000000" w:rsidDel="00000000" w:rsidP="00000000" w:rsidRDefault="00000000" w:rsidRPr="00000000" w14:paraId="0000022E">
      <w:pPr>
        <w:numPr>
          <w:ilvl w:val="0"/>
          <w:numId w:val="94"/>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The user has already selected a date of birth and country.</w:t>
      </w:r>
    </w:p>
    <w:p w:rsidR="00000000" w:rsidDel="00000000" w:rsidP="00000000" w:rsidRDefault="00000000" w:rsidRPr="00000000" w14:paraId="0000022F">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Test Steps</w:t>
      </w:r>
      <w:r w:rsidDel="00000000" w:rsidR="00000000" w:rsidRPr="00000000">
        <w:rPr>
          <w:rFonts w:ascii="Arial" w:cs="Arial" w:eastAsia="Arial" w:hAnsi="Arial"/>
          <w:rtl w:val="0"/>
        </w:rPr>
        <w:t xml:space="preserve">:</w:t>
      </w:r>
    </w:p>
    <w:p w:rsidR="00000000" w:rsidDel="00000000" w:rsidP="00000000" w:rsidRDefault="00000000" w:rsidRPr="00000000" w14:paraId="00000230">
      <w:pPr>
        <w:numPr>
          <w:ilvl w:val="0"/>
          <w:numId w:val="70"/>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Navigate to the "Create Your Profile" screen.</w:t>
      </w:r>
    </w:p>
    <w:p w:rsidR="00000000" w:rsidDel="00000000" w:rsidP="00000000" w:rsidRDefault="00000000" w:rsidRPr="00000000" w14:paraId="00000231">
      <w:pPr>
        <w:numPr>
          <w:ilvl w:val="0"/>
          <w:numId w:val="70"/>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Select a </w:t>
      </w:r>
      <w:r w:rsidDel="00000000" w:rsidR="00000000" w:rsidRPr="00000000">
        <w:rPr>
          <w:rFonts w:ascii="Arial" w:cs="Arial" w:eastAsia="Arial" w:hAnsi="Arial"/>
          <w:b w:val="1"/>
          <w:bCs w:val="1"/>
          <w:rtl w:val="0"/>
        </w:rPr>
        <w:t xml:space="preserve">Country</w:t>
      </w:r>
      <w:r w:rsidDel="00000000" w:rsidR="00000000" w:rsidRPr="00000000">
        <w:rPr>
          <w:rFonts w:ascii="Arial" w:cs="Arial" w:eastAsia="Arial" w:hAnsi="Arial"/>
          <w:rtl w:val="0"/>
        </w:rPr>
        <w:t xml:space="preserve"> from the country dropdown.</w:t>
      </w:r>
    </w:p>
    <w:p w:rsidR="00000000" w:rsidDel="00000000" w:rsidP="00000000" w:rsidRDefault="00000000" w:rsidRPr="00000000" w14:paraId="00000232">
      <w:pPr>
        <w:numPr>
          <w:ilvl w:val="0"/>
          <w:numId w:val="70"/>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Select a </w:t>
      </w:r>
      <w:r w:rsidDel="00000000" w:rsidR="00000000" w:rsidRPr="00000000">
        <w:rPr>
          <w:rFonts w:ascii="Arial" w:cs="Arial" w:eastAsia="Arial" w:hAnsi="Arial"/>
          <w:b w:val="1"/>
          <w:bCs w:val="1"/>
          <w:rtl w:val="0"/>
        </w:rPr>
        <w:t xml:space="preserve">Date of Birth</w:t>
      </w:r>
      <w:r w:rsidDel="00000000" w:rsidR="00000000" w:rsidRPr="00000000">
        <w:rPr>
          <w:rFonts w:ascii="Arial" w:cs="Arial" w:eastAsia="Arial" w:hAnsi="Arial"/>
          <w:rtl w:val="0"/>
        </w:rPr>
        <w:t xml:space="preserve"> that makes the user underage according to the selected country's legal age.</w:t>
      </w:r>
    </w:p>
    <w:p w:rsidR="00000000" w:rsidDel="00000000" w:rsidP="00000000" w:rsidRDefault="00000000" w:rsidRPr="00000000" w14:paraId="00000233">
      <w:pPr>
        <w:numPr>
          <w:ilvl w:val="0"/>
          <w:numId w:val="70"/>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Verify that if the user is underage, the </w:t>
      </w:r>
      <w:r w:rsidDel="00000000" w:rsidR="00000000" w:rsidRPr="00000000">
        <w:rPr>
          <w:rFonts w:ascii="Arial" w:cs="Arial" w:eastAsia="Arial" w:hAnsi="Arial"/>
          <w:b w:val="1"/>
          <w:bCs w:val="1"/>
          <w:rtl w:val="0"/>
        </w:rPr>
        <w:t xml:space="preserve">Parent Detail Form</w:t>
      </w:r>
      <w:r w:rsidDel="00000000" w:rsidR="00000000" w:rsidRPr="00000000">
        <w:rPr>
          <w:rFonts w:ascii="Arial" w:cs="Arial" w:eastAsia="Arial" w:hAnsi="Arial"/>
          <w:rtl w:val="0"/>
        </w:rPr>
        <w:t xml:space="preserve"> appears below the profile creation form.</w:t>
      </w:r>
    </w:p>
    <w:p w:rsidR="00000000" w:rsidDel="00000000" w:rsidP="00000000" w:rsidRDefault="00000000" w:rsidRPr="00000000" w14:paraId="00000234">
      <w:pPr>
        <w:numPr>
          <w:ilvl w:val="0"/>
          <w:numId w:val="70"/>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Verify that the Parent Detail Form includes fields such as "Parent Name," "Parent Email," "Parent Phone," etc.</w:t>
      </w:r>
    </w:p>
    <w:p w:rsidR="00000000" w:rsidDel="00000000" w:rsidP="00000000" w:rsidRDefault="00000000" w:rsidRPr="00000000" w14:paraId="00000235">
      <w:pPr>
        <w:numPr>
          <w:ilvl w:val="0"/>
          <w:numId w:val="70"/>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Fill out the required fields in the Parent Detail Form (optional).</w:t>
      </w:r>
    </w:p>
    <w:p w:rsidR="00000000" w:rsidDel="00000000" w:rsidP="00000000" w:rsidRDefault="00000000" w:rsidRPr="00000000" w14:paraId="00000236">
      <w:pPr>
        <w:numPr>
          <w:ilvl w:val="0"/>
          <w:numId w:val="70"/>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Verify that the </w:t>
      </w:r>
      <w:r w:rsidDel="00000000" w:rsidR="00000000" w:rsidRPr="00000000">
        <w:rPr>
          <w:rFonts w:ascii="Arial" w:cs="Arial" w:eastAsia="Arial" w:hAnsi="Arial"/>
          <w:b w:val="1"/>
          <w:bCs w:val="1"/>
          <w:rtl w:val="0"/>
        </w:rPr>
        <w:t xml:space="preserve">Submit</w:t>
      </w:r>
      <w:r w:rsidDel="00000000" w:rsidR="00000000" w:rsidRPr="00000000">
        <w:rPr>
          <w:rFonts w:ascii="Arial" w:cs="Arial" w:eastAsia="Arial" w:hAnsi="Arial"/>
          <w:rtl w:val="0"/>
        </w:rPr>
        <w:t xml:space="preserve"> button is enabled only after filling the necessary fields.</w:t>
      </w:r>
    </w:p>
    <w:p w:rsidR="00000000" w:rsidDel="00000000" w:rsidP="00000000" w:rsidRDefault="00000000" w:rsidRPr="00000000" w14:paraId="00000237">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Expected Result</w:t>
      </w:r>
      <w:r w:rsidDel="00000000" w:rsidR="00000000" w:rsidRPr="00000000">
        <w:rPr>
          <w:rFonts w:ascii="Arial" w:cs="Arial" w:eastAsia="Arial" w:hAnsi="Arial"/>
          <w:rtl w:val="0"/>
        </w:rPr>
        <w:t xml:space="preserve">:</w:t>
      </w:r>
    </w:p>
    <w:p w:rsidR="00000000" w:rsidDel="00000000" w:rsidP="00000000" w:rsidRDefault="00000000" w:rsidRPr="00000000" w14:paraId="00000238">
      <w:pPr>
        <w:numPr>
          <w:ilvl w:val="0"/>
          <w:numId w:val="75"/>
        </w:numPr>
        <w:spacing w:after="240" w:before="240" w:lineRule="auto"/>
        <w:rPr>
          <w:rFonts w:ascii="Arial" w:cs="Arial" w:eastAsia="Arial" w:hAnsi="Arial"/>
        </w:rPr>
      </w:pPr>
      <w:r w:rsidDel="00000000" w:rsidR="00000000" w:rsidRPr="00000000">
        <w:rPr>
          <w:rFonts w:ascii="Arial" w:cs="Arial" w:eastAsia="Arial" w:hAnsi="Arial"/>
          <w:rtl w:val="0"/>
        </w:rPr>
        <w:t xml:space="preserve">The system should display the </w:t>
      </w:r>
      <w:r w:rsidDel="00000000" w:rsidR="00000000" w:rsidRPr="00000000">
        <w:rPr>
          <w:rFonts w:ascii="Arial" w:cs="Arial" w:eastAsia="Arial" w:hAnsi="Arial"/>
          <w:b w:val="1"/>
          <w:bCs w:val="1"/>
          <w:rtl w:val="0"/>
        </w:rPr>
        <w:t xml:space="preserve">Parent Detail Form</w:t>
      </w:r>
      <w:r w:rsidDel="00000000" w:rsidR="00000000" w:rsidRPr="00000000">
        <w:rPr>
          <w:rFonts w:ascii="Arial" w:cs="Arial" w:eastAsia="Arial" w:hAnsi="Arial"/>
          <w:rtl w:val="0"/>
        </w:rPr>
        <w:t xml:space="preserve"> only if the user is underage according to the country selected.</w:t>
      </w:r>
    </w:p>
    <w:p w:rsidR="00000000" w:rsidDel="00000000" w:rsidP="00000000" w:rsidRDefault="00000000" w:rsidRPr="00000000" w14:paraId="00000239">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3A">
      <w:pPr>
        <w:pStyle w:val="Heading3"/>
        <w:keepNext w:val="0"/>
        <w:keepLines w:val="0"/>
        <w:spacing w:after="0" w:before="0" w:line="240" w:lineRule="auto"/>
        <w:rPr>
          <w:rFonts w:ascii="Arial" w:cs="Arial" w:eastAsia="Arial" w:hAnsi="Arial"/>
          <w:color w:val="000000"/>
        </w:rPr>
      </w:pPr>
      <w:bookmarkStart w:colFirst="0" w:colLast="0" w:name="_tz0jv7gu48qh" w:id="150"/>
      <w:bookmarkEnd w:id="150"/>
      <w:r w:rsidDel="00000000" w:rsidR="00000000" w:rsidRPr="00000000">
        <w:rPr>
          <w:rFonts w:ascii="Arial" w:cs="Arial" w:eastAsia="Arial" w:hAnsi="Arial"/>
          <w:color w:val="000000"/>
          <w:rtl w:val="0"/>
        </w:rPr>
        <w:t xml:space="preserve">Test Case 5 : Verify Dynamic Calculation of Age Based on Date of Birth and Country Selected</w:t>
      </w:r>
    </w:p>
    <w:p w:rsidR="00000000" w:rsidDel="00000000" w:rsidP="00000000" w:rsidRDefault="00000000" w:rsidRPr="00000000" w14:paraId="0000023B">
      <w:pPr>
        <w:spacing w:after="240" w:before="240" w:line="240" w:lineRule="auto"/>
        <w:ind w:left="0" w:firstLine="0"/>
        <w:rPr>
          <w:rFonts w:ascii="Arial" w:cs="Arial" w:eastAsia="Arial" w:hAnsi="Arial"/>
        </w:rPr>
      </w:pP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b w:val="1"/>
          <w:bCs w:val="1"/>
          <w:rtl w:val="0"/>
        </w:rPr>
        <w:t xml:space="preserve">Preconditions</w:t>
      </w:r>
      <w:r w:rsidDel="00000000" w:rsidR="00000000" w:rsidRPr="00000000">
        <w:rPr>
          <w:rFonts w:ascii="Arial" w:cs="Arial" w:eastAsia="Arial" w:hAnsi="Arial"/>
          <w:rtl w:val="0"/>
        </w:rPr>
        <w:t xml:space="preserve">:</w:t>
      </w:r>
    </w:p>
    <w:p w:rsidR="00000000" w:rsidDel="00000000" w:rsidP="00000000" w:rsidRDefault="00000000" w:rsidRPr="00000000" w14:paraId="0000023C">
      <w:pPr>
        <w:numPr>
          <w:ilvl w:val="0"/>
          <w:numId w:val="69"/>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user is on the "Create Your Profile" screen.</w:t>
      </w:r>
    </w:p>
    <w:p w:rsidR="00000000" w:rsidDel="00000000" w:rsidP="00000000" w:rsidRDefault="00000000" w:rsidRPr="00000000" w14:paraId="0000023D">
      <w:pPr>
        <w:numPr>
          <w:ilvl w:val="0"/>
          <w:numId w:val="69"/>
        </w:numPr>
        <w:spacing w:line="240" w:lineRule="auto"/>
        <w:rPr>
          <w:rFonts w:ascii="Arial" w:cs="Arial" w:eastAsia="Arial" w:hAnsi="Arial"/>
        </w:rPr>
      </w:pPr>
      <w:r w:rsidDel="00000000" w:rsidR="00000000" w:rsidRPr="00000000">
        <w:rPr>
          <w:rFonts w:ascii="Arial" w:cs="Arial" w:eastAsia="Arial" w:hAnsi="Arial"/>
          <w:rtl w:val="0"/>
        </w:rPr>
        <w:t xml:space="preserve">The user has already selected a </w:t>
      </w:r>
      <w:r w:rsidDel="00000000" w:rsidR="00000000" w:rsidRPr="00000000">
        <w:rPr>
          <w:rFonts w:ascii="Arial" w:cs="Arial" w:eastAsia="Arial" w:hAnsi="Arial"/>
          <w:b w:val="1"/>
          <w:bCs w:val="1"/>
          <w:rtl w:val="0"/>
        </w:rPr>
        <w:t xml:space="preserve">Country</w:t>
      </w:r>
      <w:r w:rsidDel="00000000" w:rsidR="00000000" w:rsidRPr="00000000">
        <w:rPr>
          <w:rFonts w:ascii="Arial" w:cs="Arial" w:eastAsia="Arial" w:hAnsi="Arial"/>
          <w:rtl w:val="0"/>
        </w:rPr>
        <w:t xml:space="preserve"> and a </w:t>
      </w:r>
      <w:r w:rsidDel="00000000" w:rsidR="00000000" w:rsidRPr="00000000">
        <w:rPr>
          <w:rFonts w:ascii="Arial" w:cs="Arial" w:eastAsia="Arial" w:hAnsi="Arial"/>
          <w:b w:val="1"/>
          <w:bCs w:val="1"/>
          <w:rtl w:val="0"/>
        </w:rPr>
        <w:t xml:space="preserve">Date of Birth</w:t>
      </w:r>
      <w:r w:rsidDel="00000000" w:rsidR="00000000" w:rsidRPr="00000000">
        <w:rPr>
          <w:rFonts w:ascii="Arial" w:cs="Arial" w:eastAsia="Arial" w:hAnsi="Arial"/>
          <w:rtl w:val="0"/>
        </w:rPr>
        <w:t xml:space="preserve">.</w:t>
      </w:r>
    </w:p>
    <w:p w:rsidR="00000000" w:rsidDel="00000000" w:rsidP="00000000" w:rsidRDefault="00000000" w:rsidRPr="00000000" w14:paraId="0000023E">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Test Steps</w:t>
      </w:r>
      <w:r w:rsidDel="00000000" w:rsidR="00000000" w:rsidRPr="00000000">
        <w:rPr>
          <w:rFonts w:ascii="Arial" w:cs="Arial" w:eastAsia="Arial" w:hAnsi="Arial"/>
          <w:rtl w:val="0"/>
        </w:rPr>
        <w:t xml:space="preserve">:</w:t>
      </w:r>
    </w:p>
    <w:p w:rsidR="00000000" w:rsidDel="00000000" w:rsidP="00000000" w:rsidRDefault="00000000" w:rsidRPr="00000000" w14:paraId="0000023F">
      <w:pPr>
        <w:numPr>
          <w:ilvl w:val="0"/>
          <w:numId w:val="46"/>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Navigate to the "Create Your Profile" screen.</w:t>
      </w:r>
    </w:p>
    <w:p w:rsidR="00000000" w:rsidDel="00000000" w:rsidP="00000000" w:rsidRDefault="00000000" w:rsidRPr="00000000" w14:paraId="00000240">
      <w:pPr>
        <w:numPr>
          <w:ilvl w:val="0"/>
          <w:numId w:val="46"/>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Select a </w:t>
      </w:r>
      <w:r w:rsidDel="00000000" w:rsidR="00000000" w:rsidRPr="00000000">
        <w:rPr>
          <w:rFonts w:ascii="Arial" w:cs="Arial" w:eastAsia="Arial" w:hAnsi="Arial"/>
          <w:b w:val="1"/>
          <w:bCs w:val="1"/>
          <w:rtl w:val="0"/>
        </w:rPr>
        <w:t xml:space="preserve">Country</w:t>
      </w:r>
      <w:r w:rsidDel="00000000" w:rsidR="00000000" w:rsidRPr="00000000">
        <w:rPr>
          <w:rFonts w:ascii="Arial" w:cs="Arial" w:eastAsia="Arial" w:hAnsi="Arial"/>
          <w:rtl w:val="0"/>
        </w:rPr>
        <w:t xml:space="preserve"> from the dropdown (e.g., United States, Germany, India, etc.).</w:t>
      </w:r>
    </w:p>
    <w:p w:rsidR="00000000" w:rsidDel="00000000" w:rsidP="00000000" w:rsidRDefault="00000000" w:rsidRPr="00000000" w14:paraId="00000241">
      <w:pPr>
        <w:numPr>
          <w:ilvl w:val="0"/>
          <w:numId w:val="46"/>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Select a </w:t>
      </w:r>
      <w:r w:rsidDel="00000000" w:rsidR="00000000" w:rsidRPr="00000000">
        <w:rPr>
          <w:rFonts w:ascii="Arial" w:cs="Arial" w:eastAsia="Arial" w:hAnsi="Arial"/>
          <w:b w:val="1"/>
          <w:bCs w:val="1"/>
          <w:rtl w:val="0"/>
        </w:rPr>
        <w:t xml:space="preserve">Date of Birth</w:t>
      </w:r>
      <w:r w:rsidDel="00000000" w:rsidR="00000000" w:rsidRPr="00000000">
        <w:rPr>
          <w:rFonts w:ascii="Arial" w:cs="Arial" w:eastAsia="Arial" w:hAnsi="Arial"/>
          <w:rtl w:val="0"/>
        </w:rPr>
        <w:t xml:space="preserve"> that should place the user underage or of legal age based on the country's laws.</w:t>
      </w:r>
    </w:p>
    <w:p w:rsidR="00000000" w:rsidDel="00000000" w:rsidP="00000000" w:rsidRDefault="00000000" w:rsidRPr="00000000" w14:paraId="00000242">
      <w:pPr>
        <w:numPr>
          <w:ilvl w:val="0"/>
          <w:numId w:val="46"/>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Verify that the system correctly calculates the user’s age based on the country and date of birth selected.</w:t>
      </w:r>
    </w:p>
    <w:p w:rsidR="00000000" w:rsidDel="00000000" w:rsidP="00000000" w:rsidRDefault="00000000" w:rsidRPr="00000000" w14:paraId="00000243">
      <w:pPr>
        <w:numPr>
          <w:ilvl w:val="0"/>
          <w:numId w:val="46"/>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Verify that if the user is underage, the </w:t>
      </w:r>
      <w:r w:rsidDel="00000000" w:rsidR="00000000" w:rsidRPr="00000000">
        <w:rPr>
          <w:rFonts w:ascii="Arial" w:cs="Arial" w:eastAsia="Arial" w:hAnsi="Arial"/>
          <w:b w:val="1"/>
          <w:bCs w:val="1"/>
          <w:rtl w:val="0"/>
        </w:rPr>
        <w:t xml:space="preserve">Parent Detail Form</w:t>
      </w:r>
      <w:r w:rsidDel="00000000" w:rsidR="00000000" w:rsidRPr="00000000">
        <w:rPr>
          <w:rFonts w:ascii="Arial" w:cs="Arial" w:eastAsia="Arial" w:hAnsi="Arial"/>
          <w:rtl w:val="0"/>
        </w:rPr>
        <w:t xml:space="preserve"> is displayed.</w:t>
      </w:r>
    </w:p>
    <w:p w:rsidR="00000000" w:rsidDel="00000000" w:rsidP="00000000" w:rsidRDefault="00000000" w:rsidRPr="00000000" w14:paraId="00000244">
      <w:pPr>
        <w:numPr>
          <w:ilvl w:val="0"/>
          <w:numId w:val="46"/>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Test with different </w:t>
      </w:r>
      <w:r w:rsidDel="00000000" w:rsidR="00000000" w:rsidRPr="00000000">
        <w:rPr>
          <w:rFonts w:ascii="Arial" w:cs="Arial" w:eastAsia="Arial" w:hAnsi="Arial"/>
          <w:b w:val="1"/>
          <w:bCs w:val="1"/>
          <w:rtl w:val="0"/>
        </w:rPr>
        <w:t xml:space="preserve">Countries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Date of Births</w:t>
      </w:r>
      <w:r w:rsidDel="00000000" w:rsidR="00000000" w:rsidRPr="00000000">
        <w:rPr>
          <w:rFonts w:ascii="Arial" w:cs="Arial" w:eastAsia="Arial" w:hAnsi="Arial"/>
          <w:rtl w:val="0"/>
        </w:rPr>
        <w:t xml:space="preserve"> to ensure that the system correctly handles different legal age thresholds dynamically (e.g., under 18 in the US, under 21 in Germany).</w:t>
      </w:r>
    </w:p>
    <w:p w:rsidR="00000000" w:rsidDel="00000000" w:rsidP="00000000" w:rsidRDefault="00000000" w:rsidRPr="00000000" w14:paraId="00000245">
      <w:pPr>
        <w:spacing w:after="240" w:before="240" w:lineRule="auto"/>
        <w:ind w:firstLine="720"/>
        <w:rPr>
          <w:rFonts w:ascii="Arial" w:cs="Arial" w:eastAsia="Arial" w:hAnsi="Arial"/>
        </w:rPr>
      </w:pPr>
      <w:r w:rsidDel="00000000" w:rsidR="00000000" w:rsidRPr="00000000">
        <w:rPr>
          <w:rFonts w:ascii="Arial" w:cs="Arial" w:eastAsia="Arial" w:hAnsi="Arial"/>
          <w:b w:val="1"/>
          <w:bCs w:val="1"/>
          <w:rtl w:val="0"/>
        </w:rPr>
        <w:t xml:space="preserve">NOTE :</w:t>
      </w:r>
      <w:r w:rsidDel="00000000" w:rsidR="00000000" w:rsidRPr="00000000">
        <w:rPr>
          <w:rFonts w:ascii="Arial" w:cs="Arial" w:eastAsia="Arial" w:hAnsi="Arial"/>
          <w:rtl w:val="0"/>
        </w:rPr>
        <w:t xml:space="preserve"> Please Refer to the provided </w:t>
      </w:r>
      <w:r w:rsidDel="00000000" w:rsidR="00000000" w:rsidRPr="00000000">
        <w:rPr>
          <w:rFonts w:ascii="Arial" w:cs="Arial" w:eastAsia="Arial" w:hAnsi="Arial"/>
          <w:b w:val="1"/>
          <w:bCs w:val="1"/>
          <w:rtl w:val="0"/>
        </w:rPr>
        <w:t xml:space="preserve">Excel Sheet</w:t>
      </w:r>
      <w:r w:rsidDel="00000000" w:rsidR="00000000" w:rsidRPr="00000000">
        <w:rPr>
          <w:rFonts w:ascii="Arial" w:cs="Arial" w:eastAsia="Arial" w:hAnsi="Arial"/>
          <w:rtl w:val="0"/>
        </w:rPr>
        <w:t xml:space="preserve"> for testing valid underage age calculations for different countries and dates of birth (Age).</w:t>
      </w:r>
    </w:p>
    <w:p w:rsidR="00000000" w:rsidDel="00000000" w:rsidP="00000000" w:rsidRDefault="00000000" w:rsidRPr="00000000" w14:paraId="00000246">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Expected Result</w:t>
      </w:r>
      <w:r w:rsidDel="00000000" w:rsidR="00000000" w:rsidRPr="00000000">
        <w:rPr>
          <w:rFonts w:ascii="Arial" w:cs="Arial" w:eastAsia="Arial" w:hAnsi="Arial"/>
          <w:rtl w:val="0"/>
        </w:rPr>
        <w:t xml:space="preserve">:</w:t>
      </w:r>
    </w:p>
    <w:p w:rsidR="00000000" w:rsidDel="00000000" w:rsidP="00000000" w:rsidRDefault="00000000" w:rsidRPr="00000000" w14:paraId="00000247">
      <w:pPr>
        <w:numPr>
          <w:ilvl w:val="0"/>
          <w:numId w:val="43"/>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system should correctly calculate the user's age dynamically based on the country selected and the date of birth entered.</w:t>
      </w:r>
    </w:p>
    <w:p w:rsidR="00000000" w:rsidDel="00000000" w:rsidP="00000000" w:rsidRDefault="00000000" w:rsidRPr="00000000" w14:paraId="00000248">
      <w:pPr>
        <w:numPr>
          <w:ilvl w:val="0"/>
          <w:numId w:val="43"/>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If the user is underage according to the legal age requirements of the selected country, the </w:t>
      </w:r>
      <w:r w:rsidDel="00000000" w:rsidR="00000000" w:rsidRPr="00000000">
        <w:rPr>
          <w:rFonts w:ascii="Arial" w:cs="Arial" w:eastAsia="Arial" w:hAnsi="Arial"/>
          <w:b w:val="1"/>
          <w:bCs w:val="1"/>
          <w:rtl w:val="0"/>
        </w:rPr>
        <w:t xml:space="preserve">Parent Detail Form</w:t>
      </w:r>
      <w:r w:rsidDel="00000000" w:rsidR="00000000" w:rsidRPr="00000000">
        <w:rPr>
          <w:rFonts w:ascii="Arial" w:cs="Arial" w:eastAsia="Arial" w:hAnsi="Arial"/>
          <w:rtl w:val="0"/>
        </w:rPr>
        <w:t xml:space="preserve"> should be displayed.</w:t>
      </w:r>
    </w:p>
    <w:p w:rsidR="00000000" w:rsidDel="00000000" w:rsidP="00000000" w:rsidRDefault="00000000" w:rsidRPr="00000000" w14:paraId="00000249">
      <w:pPr>
        <w:numPr>
          <w:ilvl w:val="0"/>
          <w:numId w:val="43"/>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Parent Detail Form</w:t>
      </w:r>
      <w:r w:rsidDel="00000000" w:rsidR="00000000" w:rsidRPr="00000000">
        <w:rPr>
          <w:rFonts w:ascii="Arial" w:cs="Arial" w:eastAsia="Arial" w:hAnsi="Arial"/>
          <w:rtl w:val="0"/>
        </w:rPr>
        <w:t xml:space="preserve"> should not be shown for users of legal age according to the selected country.</w:t>
      </w:r>
    </w:p>
    <w:p w:rsidR="00000000" w:rsidDel="00000000" w:rsidP="00000000" w:rsidRDefault="00000000" w:rsidRPr="00000000" w14:paraId="0000024A">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4B">
      <w:pPr>
        <w:pStyle w:val="Heading3"/>
        <w:keepNext w:val="0"/>
        <w:keepLines w:val="0"/>
        <w:spacing w:after="80" w:before="280" w:line="240" w:lineRule="auto"/>
        <w:rPr>
          <w:rFonts w:ascii="Arial" w:cs="Arial" w:eastAsia="Arial" w:hAnsi="Arial"/>
          <w:color w:val="000000"/>
        </w:rPr>
      </w:pPr>
      <w:bookmarkStart w:colFirst="0" w:colLast="0" w:name="_rlbqk4gzjckw" w:id="151"/>
      <w:bookmarkEnd w:id="151"/>
      <w:r w:rsidDel="00000000" w:rsidR="00000000" w:rsidRPr="00000000">
        <w:rPr>
          <w:rFonts w:ascii="Arial" w:cs="Arial" w:eastAsia="Arial" w:hAnsi="Arial"/>
          <w:color w:val="000000"/>
          <w:rtl w:val="0"/>
        </w:rPr>
        <w:t xml:space="preserve">Test Case 7: Verify That an Over-Age User Can Add Multiple Sub-Profiles During Onboarding</w:t>
      </w:r>
    </w:p>
    <w:p w:rsidR="00000000" w:rsidDel="00000000" w:rsidP="00000000" w:rsidRDefault="00000000" w:rsidRPr="00000000" w14:paraId="0000024C">
      <w:pPr>
        <w:spacing w:after="240" w:before="240" w:line="240" w:lineRule="auto"/>
        <w:ind w:left="0" w:firstLine="0"/>
        <w:rPr>
          <w:rFonts w:ascii="Arial" w:cs="Arial" w:eastAsia="Arial" w:hAnsi="Arial"/>
        </w:rPr>
      </w:pP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b w:val="1"/>
          <w:bCs w:val="1"/>
          <w:rtl w:val="0"/>
        </w:rPr>
        <w:t xml:space="preserve">Preconditions</w:t>
      </w:r>
      <w:r w:rsidDel="00000000" w:rsidR="00000000" w:rsidRPr="00000000">
        <w:rPr>
          <w:rFonts w:ascii="Arial" w:cs="Arial" w:eastAsia="Arial" w:hAnsi="Arial"/>
          <w:rtl w:val="0"/>
        </w:rPr>
        <w:t xml:space="preserve">:</w:t>
      </w:r>
    </w:p>
    <w:p w:rsidR="00000000" w:rsidDel="00000000" w:rsidP="00000000" w:rsidRDefault="00000000" w:rsidRPr="00000000" w14:paraId="0000024D">
      <w:pPr>
        <w:numPr>
          <w:ilvl w:val="0"/>
          <w:numId w:val="86"/>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User has successfully completed the primary profile creation and is on the onboarding screen where sub-profiles can be added.</w:t>
      </w:r>
    </w:p>
    <w:p w:rsidR="00000000" w:rsidDel="00000000" w:rsidP="00000000" w:rsidRDefault="00000000" w:rsidRPr="00000000" w14:paraId="0000024E">
      <w:pPr>
        <w:numPr>
          <w:ilvl w:val="0"/>
          <w:numId w:val="86"/>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The user is of legal age (over the age threshold set by the system).</w:t>
      </w:r>
    </w:p>
    <w:p w:rsidR="00000000" w:rsidDel="00000000" w:rsidP="00000000" w:rsidRDefault="00000000" w:rsidRPr="00000000" w14:paraId="0000024F">
      <w:pPr>
        <w:numPr>
          <w:ilvl w:val="0"/>
          <w:numId w:val="86"/>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The system allows users to add multiple sub-profiles.</w:t>
      </w:r>
    </w:p>
    <w:p w:rsidR="00000000" w:rsidDel="00000000" w:rsidP="00000000" w:rsidRDefault="00000000" w:rsidRPr="00000000" w14:paraId="00000250">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Test Steps</w:t>
      </w:r>
      <w:r w:rsidDel="00000000" w:rsidR="00000000" w:rsidRPr="00000000">
        <w:rPr>
          <w:rFonts w:ascii="Arial" w:cs="Arial" w:eastAsia="Arial" w:hAnsi="Arial"/>
          <w:rtl w:val="0"/>
        </w:rPr>
        <w:t xml:space="preserve">:</w:t>
      </w:r>
    </w:p>
    <w:p w:rsidR="00000000" w:rsidDel="00000000" w:rsidP="00000000" w:rsidRDefault="00000000" w:rsidRPr="00000000" w14:paraId="00000251">
      <w:pPr>
        <w:numPr>
          <w:ilvl w:val="0"/>
          <w:numId w:val="71"/>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Navigate to the "Create Your Profile" screen.</w:t>
      </w:r>
    </w:p>
    <w:p w:rsidR="00000000" w:rsidDel="00000000" w:rsidP="00000000" w:rsidRDefault="00000000" w:rsidRPr="00000000" w14:paraId="00000252">
      <w:pPr>
        <w:numPr>
          <w:ilvl w:val="0"/>
          <w:numId w:val="71"/>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Select a </w:t>
      </w:r>
      <w:r w:rsidDel="00000000" w:rsidR="00000000" w:rsidRPr="00000000">
        <w:rPr>
          <w:rFonts w:ascii="Arial" w:cs="Arial" w:eastAsia="Arial" w:hAnsi="Arial"/>
          <w:b w:val="1"/>
          <w:bCs w:val="1"/>
          <w:rtl w:val="0"/>
        </w:rPr>
        <w:t xml:space="preserve">Country</w:t>
      </w:r>
      <w:r w:rsidDel="00000000" w:rsidR="00000000" w:rsidRPr="00000000">
        <w:rPr>
          <w:rFonts w:ascii="Arial" w:cs="Arial" w:eastAsia="Arial" w:hAnsi="Arial"/>
          <w:rtl w:val="0"/>
        </w:rPr>
        <w:t xml:space="preserve"> from the dropdown (e.g., United States, Germany, India, etc.).</w:t>
      </w:r>
    </w:p>
    <w:p w:rsidR="00000000" w:rsidDel="00000000" w:rsidP="00000000" w:rsidRDefault="00000000" w:rsidRPr="00000000" w14:paraId="00000253">
      <w:pPr>
        <w:numPr>
          <w:ilvl w:val="0"/>
          <w:numId w:val="71"/>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Select a </w:t>
      </w:r>
      <w:r w:rsidDel="00000000" w:rsidR="00000000" w:rsidRPr="00000000">
        <w:rPr>
          <w:rFonts w:ascii="Arial" w:cs="Arial" w:eastAsia="Arial" w:hAnsi="Arial"/>
          <w:b w:val="1"/>
          <w:bCs w:val="1"/>
          <w:rtl w:val="0"/>
        </w:rPr>
        <w:t xml:space="preserve">Date of Birth</w:t>
      </w:r>
      <w:r w:rsidDel="00000000" w:rsidR="00000000" w:rsidRPr="00000000">
        <w:rPr>
          <w:rFonts w:ascii="Arial" w:cs="Arial" w:eastAsia="Arial" w:hAnsi="Arial"/>
          <w:rtl w:val="0"/>
        </w:rPr>
        <w:t xml:space="preserve"> that should place the user overage or of legal age based on the country's laws.</w:t>
      </w:r>
    </w:p>
    <w:p w:rsidR="00000000" w:rsidDel="00000000" w:rsidP="00000000" w:rsidRDefault="00000000" w:rsidRPr="00000000" w14:paraId="00000254">
      <w:pPr>
        <w:numPr>
          <w:ilvl w:val="0"/>
          <w:numId w:val="71"/>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Submit the form &gt;&gt; Popup Appears</w:t>
      </w:r>
    </w:p>
    <w:p w:rsidR="00000000" w:rsidDel="00000000" w:rsidP="00000000" w:rsidRDefault="00000000" w:rsidRPr="00000000" w14:paraId="00000255">
      <w:pPr>
        <w:numPr>
          <w:ilvl w:val="0"/>
          <w:numId w:val="71"/>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Click On Add New Profile (Sub Profile)</w:t>
      </w:r>
    </w:p>
    <w:p w:rsidR="00000000" w:rsidDel="00000000" w:rsidP="00000000" w:rsidRDefault="00000000" w:rsidRPr="00000000" w14:paraId="00000256">
      <w:pPr>
        <w:numPr>
          <w:ilvl w:val="0"/>
          <w:numId w:val="71"/>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Fill the form &gt;&gt; Submit</w:t>
      </w:r>
      <w:r w:rsidDel="00000000" w:rsidR="00000000" w:rsidRPr="00000000">
        <w:rPr>
          <w:rtl w:val="0"/>
        </w:rPr>
      </w:r>
    </w:p>
    <w:p w:rsidR="00000000" w:rsidDel="00000000" w:rsidP="00000000" w:rsidRDefault="00000000" w:rsidRPr="00000000" w14:paraId="00000257">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Expected Result</w:t>
      </w:r>
      <w:r w:rsidDel="00000000" w:rsidR="00000000" w:rsidRPr="00000000">
        <w:rPr>
          <w:rFonts w:ascii="Arial" w:cs="Arial" w:eastAsia="Arial" w:hAnsi="Arial"/>
          <w:rtl w:val="0"/>
        </w:rPr>
        <w:t xml:space="preserve">:</w:t>
      </w:r>
    </w:p>
    <w:p w:rsidR="00000000" w:rsidDel="00000000" w:rsidP="00000000" w:rsidRDefault="00000000" w:rsidRPr="00000000" w14:paraId="00000258">
      <w:pPr>
        <w:numPr>
          <w:ilvl w:val="0"/>
          <w:numId w:val="88"/>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system should allow an over-age user to add multiple sub-profiles during the onboarding process.</w:t>
      </w:r>
    </w:p>
    <w:p w:rsidR="00000000" w:rsidDel="00000000" w:rsidP="00000000" w:rsidRDefault="00000000" w:rsidRPr="00000000" w14:paraId="00000259">
      <w:pPr>
        <w:numPr>
          <w:ilvl w:val="0"/>
          <w:numId w:val="88"/>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Each sub-profile added should appear in the list of profiles under the main account Portal page.</w:t>
      </w:r>
    </w:p>
    <w:p w:rsidR="00000000" w:rsidDel="00000000" w:rsidP="00000000" w:rsidRDefault="00000000" w:rsidRPr="00000000" w14:paraId="0000025A">
      <w:pPr>
        <w:numPr>
          <w:ilvl w:val="0"/>
          <w:numId w:val="88"/>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The user should be able to continue adding more sub-profiles without any restrictions related to age, as long as the system supports adding multiple profiles.</w:t>
      </w:r>
    </w:p>
    <w:p w:rsidR="00000000" w:rsidDel="00000000" w:rsidP="00000000" w:rsidRDefault="00000000" w:rsidRPr="00000000" w14:paraId="0000025B">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5C">
      <w:pPr>
        <w:pStyle w:val="Heading3"/>
        <w:keepNext w:val="0"/>
        <w:keepLines w:val="0"/>
        <w:spacing w:after="80" w:before="280" w:line="240" w:lineRule="auto"/>
        <w:rPr>
          <w:rFonts w:ascii="Arial" w:cs="Arial" w:eastAsia="Arial" w:hAnsi="Arial"/>
          <w:color w:val="000000"/>
        </w:rPr>
      </w:pPr>
      <w:bookmarkStart w:colFirst="0" w:colLast="0" w:name="_me71xryf9djh" w:id="152"/>
      <w:bookmarkEnd w:id="152"/>
      <w:r w:rsidDel="00000000" w:rsidR="00000000" w:rsidRPr="00000000">
        <w:rPr>
          <w:rFonts w:ascii="Arial" w:cs="Arial" w:eastAsia="Arial" w:hAnsi="Arial"/>
          <w:color w:val="000000"/>
          <w:rtl w:val="0"/>
        </w:rPr>
        <w:t xml:space="preserve">Test Case 8: Verify That an Underage User Should Not Have the Option to Add Sub-Profiles During Onboarding.</w:t>
      </w:r>
    </w:p>
    <w:p w:rsidR="00000000" w:rsidDel="00000000" w:rsidP="00000000" w:rsidRDefault="00000000" w:rsidRPr="00000000" w14:paraId="0000025D">
      <w:pPr>
        <w:spacing w:after="240" w:before="240" w:line="240" w:lineRule="auto"/>
        <w:ind w:left="0" w:firstLine="0"/>
        <w:rPr>
          <w:rFonts w:ascii="Arial" w:cs="Arial" w:eastAsia="Arial" w:hAnsi="Arial"/>
        </w:rPr>
      </w:pP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b w:val="1"/>
          <w:bCs w:val="1"/>
          <w:rtl w:val="0"/>
        </w:rPr>
        <w:t xml:space="preserve">Preconditions</w:t>
      </w:r>
      <w:r w:rsidDel="00000000" w:rsidR="00000000" w:rsidRPr="00000000">
        <w:rPr>
          <w:rFonts w:ascii="Arial" w:cs="Arial" w:eastAsia="Arial" w:hAnsi="Arial"/>
          <w:rtl w:val="0"/>
        </w:rPr>
        <w:t xml:space="preserve">:</w:t>
      </w:r>
    </w:p>
    <w:p w:rsidR="00000000" w:rsidDel="00000000" w:rsidP="00000000" w:rsidRDefault="00000000" w:rsidRPr="00000000" w14:paraId="0000025E">
      <w:pPr>
        <w:numPr>
          <w:ilvl w:val="0"/>
          <w:numId w:val="18"/>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user has successfully completed the primary profile creation and is on the onboarding screen.</w:t>
      </w:r>
    </w:p>
    <w:p w:rsidR="00000000" w:rsidDel="00000000" w:rsidP="00000000" w:rsidRDefault="00000000" w:rsidRPr="00000000" w14:paraId="0000025F">
      <w:pPr>
        <w:numPr>
          <w:ilvl w:val="0"/>
          <w:numId w:val="18"/>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The user is under the legal age (as per the country selected during registration).</w:t>
      </w:r>
    </w:p>
    <w:p w:rsidR="00000000" w:rsidDel="00000000" w:rsidP="00000000" w:rsidRDefault="00000000" w:rsidRPr="00000000" w14:paraId="00000260">
      <w:pPr>
        <w:numPr>
          <w:ilvl w:val="0"/>
          <w:numId w:val="18"/>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The system should restrict underage users from adding sub-profiles.</w:t>
        <w:br w:type="textWrapping"/>
      </w:r>
    </w:p>
    <w:p w:rsidR="00000000" w:rsidDel="00000000" w:rsidP="00000000" w:rsidRDefault="00000000" w:rsidRPr="00000000" w14:paraId="00000261">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Test Steps</w:t>
      </w:r>
      <w:r w:rsidDel="00000000" w:rsidR="00000000" w:rsidRPr="00000000">
        <w:rPr>
          <w:rFonts w:ascii="Arial" w:cs="Arial" w:eastAsia="Arial" w:hAnsi="Arial"/>
          <w:rtl w:val="0"/>
        </w:rPr>
        <w:t xml:space="preserve">:</w:t>
      </w:r>
    </w:p>
    <w:p w:rsidR="00000000" w:rsidDel="00000000" w:rsidP="00000000" w:rsidRDefault="00000000" w:rsidRPr="00000000" w14:paraId="00000262">
      <w:pPr>
        <w:numPr>
          <w:ilvl w:val="0"/>
          <w:numId w:val="95"/>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Navigate to the "Create Your Profile" screen.</w:t>
      </w:r>
    </w:p>
    <w:p w:rsidR="00000000" w:rsidDel="00000000" w:rsidP="00000000" w:rsidRDefault="00000000" w:rsidRPr="00000000" w14:paraId="00000263">
      <w:pPr>
        <w:numPr>
          <w:ilvl w:val="0"/>
          <w:numId w:val="95"/>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Select a </w:t>
      </w:r>
      <w:r w:rsidDel="00000000" w:rsidR="00000000" w:rsidRPr="00000000">
        <w:rPr>
          <w:rFonts w:ascii="Arial" w:cs="Arial" w:eastAsia="Arial" w:hAnsi="Arial"/>
          <w:b w:val="1"/>
          <w:bCs w:val="1"/>
          <w:rtl w:val="0"/>
        </w:rPr>
        <w:t xml:space="preserve">Country</w:t>
      </w:r>
      <w:r w:rsidDel="00000000" w:rsidR="00000000" w:rsidRPr="00000000">
        <w:rPr>
          <w:rFonts w:ascii="Arial" w:cs="Arial" w:eastAsia="Arial" w:hAnsi="Arial"/>
          <w:rtl w:val="0"/>
        </w:rPr>
        <w:t xml:space="preserve"> from the dropdown (e.g., United States, Germany, India, etc.).</w:t>
      </w:r>
    </w:p>
    <w:p w:rsidR="00000000" w:rsidDel="00000000" w:rsidP="00000000" w:rsidRDefault="00000000" w:rsidRPr="00000000" w14:paraId="00000264">
      <w:pPr>
        <w:numPr>
          <w:ilvl w:val="0"/>
          <w:numId w:val="95"/>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Select a </w:t>
      </w:r>
      <w:r w:rsidDel="00000000" w:rsidR="00000000" w:rsidRPr="00000000">
        <w:rPr>
          <w:rFonts w:ascii="Arial" w:cs="Arial" w:eastAsia="Arial" w:hAnsi="Arial"/>
          <w:b w:val="1"/>
          <w:bCs w:val="1"/>
          <w:rtl w:val="0"/>
        </w:rPr>
        <w:t xml:space="preserve">Date of Birth</w:t>
      </w:r>
      <w:r w:rsidDel="00000000" w:rsidR="00000000" w:rsidRPr="00000000">
        <w:rPr>
          <w:rFonts w:ascii="Arial" w:cs="Arial" w:eastAsia="Arial" w:hAnsi="Arial"/>
          <w:rtl w:val="0"/>
        </w:rPr>
        <w:t xml:space="preserve"> that should place the user Underage or of legal age based on the country's laws.</w:t>
      </w:r>
    </w:p>
    <w:p w:rsidR="00000000" w:rsidDel="00000000" w:rsidP="00000000" w:rsidRDefault="00000000" w:rsidRPr="00000000" w14:paraId="00000265">
      <w:pPr>
        <w:numPr>
          <w:ilvl w:val="0"/>
          <w:numId w:val="95"/>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Submit the form.</w:t>
      </w:r>
      <w:r w:rsidDel="00000000" w:rsidR="00000000" w:rsidRPr="00000000">
        <w:rPr>
          <w:rtl w:val="0"/>
        </w:rPr>
      </w:r>
    </w:p>
    <w:p w:rsidR="00000000" w:rsidDel="00000000" w:rsidP="00000000" w:rsidRDefault="00000000" w:rsidRPr="00000000" w14:paraId="00000266">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Expected Result</w:t>
      </w:r>
      <w:r w:rsidDel="00000000" w:rsidR="00000000" w:rsidRPr="00000000">
        <w:rPr>
          <w:rFonts w:ascii="Arial" w:cs="Arial" w:eastAsia="Arial" w:hAnsi="Arial"/>
          <w:rtl w:val="0"/>
        </w:rPr>
        <w:t xml:space="preserve">:</w:t>
      </w:r>
    </w:p>
    <w:p w:rsidR="00000000" w:rsidDel="00000000" w:rsidP="00000000" w:rsidRDefault="00000000" w:rsidRPr="00000000" w14:paraId="00000267">
      <w:pPr>
        <w:numPr>
          <w:ilvl w:val="0"/>
          <w:numId w:val="48"/>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For underage users, the system should </w:t>
      </w:r>
      <w:r w:rsidDel="00000000" w:rsidR="00000000" w:rsidRPr="00000000">
        <w:rPr>
          <w:rFonts w:ascii="Arial" w:cs="Arial" w:eastAsia="Arial" w:hAnsi="Arial"/>
          <w:b w:val="1"/>
          <w:bCs w:val="1"/>
          <w:rtl w:val="0"/>
        </w:rPr>
        <w:t xml:space="preserve">not</w:t>
      </w:r>
      <w:r w:rsidDel="00000000" w:rsidR="00000000" w:rsidRPr="00000000">
        <w:rPr>
          <w:rFonts w:ascii="Arial" w:cs="Arial" w:eastAsia="Arial" w:hAnsi="Arial"/>
          <w:rtl w:val="0"/>
        </w:rPr>
        <w:t xml:space="preserve"> display any option or button to add sub-profiles during the onboarding process.</w:t>
      </w:r>
    </w:p>
    <w:p w:rsidR="00000000" w:rsidDel="00000000" w:rsidP="00000000" w:rsidRDefault="00000000" w:rsidRPr="00000000" w14:paraId="00000268">
      <w:pPr>
        <w:numPr>
          <w:ilvl w:val="0"/>
          <w:numId w:val="48"/>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The user should be unable to navigate to or access any sub-profile creation feature.</w:t>
      </w:r>
    </w:p>
    <w:p w:rsidR="00000000" w:rsidDel="00000000" w:rsidP="00000000" w:rsidRDefault="00000000" w:rsidRPr="00000000" w14:paraId="00000269">
      <w:pPr>
        <w:numPr>
          <w:ilvl w:val="0"/>
          <w:numId w:val="48"/>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If applicable, an informative message may be displayed, informing the user why the option is unavailable.</w:t>
      </w:r>
    </w:p>
    <w:p w:rsidR="00000000" w:rsidDel="00000000" w:rsidP="00000000" w:rsidRDefault="00000000" w:rsidRPr="00000000" w14:paraId="0000026A">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6B">
      <w:pPr>
        <w:pStyle w:val="Heading3"/>
        <w:keepNext w:val="0"/>
        <w:keepLines w:val="0"/>
        <w:spacing w:after="80" w:before="280" w:line="240" w:lineRule="auto"/>
        <w:rPr>
          <w:rFonts w:ascii="Arial" w:cs="Arial" w:eastAsia="Arial" w:hAnsi="Arial"/>
          <w:color w:val="000000"/>
          <w:sz w:val="30"/>
          <w:szCs w:val="30"/>
        </w:rPr>
      </w:pPr>
      <w:bookmarkStart w:colFirst="0" w:colLast="0" w:name="_eu2mccbznmca" w:id="153"/>
      <w:bookmarkEnd w:id="153"/>
      <w:r w:rsidDel="00000000" w:rsidR="00000000" w:rsidRPr="00000000">
        <w:rPr>
          <w:rFonts w:ascii="Arial" w:cs="Arial" w:eastAsia="Arial" w:hAnsi="Arial"/>
          <w:color w:val="000000"/>
          <w:rtl w:val="0"/>
        </w:rPr>
        <w:t xml:space="preserve">Test Case 9: Verify that the primary user can see a listing of sub-profiles and their profile on the portal page.</w:t>
      </w:r>
      <w:r w:rsidDel="00000000" w:rsidR="00000000" w:rsidRPr="00000000">
        <w:rPr>
          <w:rtl w:val="0"/>
        </w:rPr>
      </w:r>
    </w:p>
    <w:p w:rsidR="00000000" w:rsidDel="00000000" w:rsidP="00000000" w:rsidRDefault="00000000" w:rsidRPr="00000000" w14:paraId="0000026C">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Test Case Description</w:t>
      </w:r>
      <w:r w:rsidDel="00000000" w:rsidR="00000000" w:rsidRPr="00000000">
        <w:rPr>
          <w:rFonts w:ascii="Arial" w:cs="Arial" w:eastAsia="Arial" w:hAnsi="Arial"/>
          <w:rtl w:val="0"/>
        </w:rPr>
        <w:t xml:space="preserve">: This test case verifies that the primary user can see a list of sub-profiles along with their names and associated tags on the portal page. Additionally, the primary profile should be displayed with the "PRIMARY" tag, and sub-profiles should be displayed with appropriate tags such as "CHILD," "TEEN," "ADULT," etc.</w:t>
      </w:r>
    </w:p>
    <w:p w:rsidR="00000000" w:rsidDel="00000000" w:rsidP="00000000" w:rsidRDefault="00000000" w:rsidRPr="00000000" w14:paraId="0000026D">
      <w:pPr>
        <w:pStyle w:val="Heading3"/>
        <w:keepNext w:val="0"/>
        <w:keepLines w:val="0"/>
        <w:spacing w:after="80" w:before="280" w:lineRule="auto"/>
        <w:rPr>
          <w:rFonts w:ascii="Arial" w:cs="Arial" w:eastAsia="Arial" w:hAnsi="Arial"/>
          <w:color w:val="000000"/>
        </w:rPr>
      </w:pPr>
      <w:bookmarkStart w:colFirst="0" w:colLast="0" w:name="_b0txpl9g3yl9" w:id="154"/>
      <w:bookmarkEnd w:id="154"/>
      <w:r w:rsidDel="00000000" w:rsidR="00000000" w:rsidRPr="00000000">
        <w:rPr>
          <w:rFonts w:ascii="Arial" w:cs="Arial" w:eastAsia="Arial" w:hAnsi="Arial"/>
          <w:color w:val="000000"/>
          <w:rtl w:val="0"/>
        </w:rPr>
        <w:t xml:space="preserve">Test Steps:</w:t>
      </w:r>
    </w:p>
    <w:p w:rsidR="00000000" w:rsidDel="00000000" w:rsidP="00000000" w:rsidRDefault="00000000" w:rsidRPr="00000000" w14:paraId="0000026E">
      <w:pPr>
        <w:numPr>
          <w:ilvl w:val="0"/>
          <w:numId w:val="13"/>
        </w:numPr>
        <w:spacing w:after="0" w:afterAutospacing="0" w:before="240" w:lineRule="auto"/>
        <w:rPr>
          <w:rFonts w:ascii="Arial" w:cs="Arial" w:eastAsia="Arial" w:hAnsi="Arial"/>
        </w:rPr>
      </w:pPr>
      <w:r w:rsidDel="00000000" w:rsidR="00000000" w:rsidRPr="00000000">
        <w:rPr>
          <w:rFonts w:ascii="Arial" w:cs="Arial" w:eastAsia="Arial" w:hAnsi="Arial"/>
          <w:b w:val="1"/>
          <w:bCs w:val="1"/>
          <w:rtl w:val="0"/>
        </w:rPr>
        <w:t xml:space="preserve">Login as a Client / Redirect to the portal page after onboarding</w:t>
      </w:r>
    </w:p>
    <w:p w:rsidR="00000000" w:rsidDel="00000000" w:rsidP="00000000" w:rsidRDefault="00000000" w:rsidRPr="00000000" w14:paraId="0000026F">
      <w:pPr>
        <w:numPr>
          <w:ilvl w:val="0"/>
          <w:numId w:val="13"/>
        </w:numPr>
        <w:spacing w:after="24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Navigate to the portal page</w:t>
      </w:r>
      <w:r w:rsidDel="00000000" w:rsidR="00000000" w:rsidRPr="00000000">
        <w:rPr>
          <w:rFonts w:ascii="Arial" w:cs="Arial" w:eastAsia="Arial" w:hAnsi="Arial"/>
          <w:rtl w:val="0"/>
        </w:rPr>
        <w:t xml:space="preserve"> On clicking the PROFILE button under hamburger icon.</w:t>
      </w:r>
    </w:p>
    <w:p w:rsidR="00000000" w:rsidDel="00000000" w:rsidP="00000000" w:rsidRDefault="00000000" w:rsidRPr="00000000" w14:paraId="00000270">
      <w:pPr>
        <w:pStyle w:val="Heading3"/>
        <w:keepNext w:val="0"/>
        <w:keepLines w:val="0"/>
        <w:spacing w:after="80" w:before="280" w:lineRule="auto"/>
        <w:rPr>
          <w:rFonts w:ascii="Arial" w:cs="Arial" w:eastAsia="Arial" w:hAnsi="Arial"/>
          <w:color w:val="000000"/>
        </w:rPr>
      </w:pPr>
      <w:bookmarkStart w:colFirst="0" w:colLast="0" w:name="_dngcqvic0ad7" w:id="155"/>
      <w:bookmarkEnd w:id="155"/>
      <w:r w:rsidDel="00000000" w:rsidR="00000000" w:rsidRPr="00000000">
        <w:rPr>
          <w:rFonts w:ascii="Arial" w:cs="Arial" w:eastAsia="Arial" w:hAnsi="Arial"/>
          <w:color w:val="000000"/>
          <w:rtl w:val="0"/>
        </w:rPr>
        <w:t xml:space="preserve">Expected Results:</w:t>
      </w:r>
    </w:p>
    <w:p w:rsidR="00000000" w:rsidDel="00000000" w:rsidP="00000000" w:rsidRDefault="00000000" w:rsidRPr="00000000" w14:paraId="00000271">
      <w:pPr>
        <w:numPr>
          <w:ilvl w:val="0"/>
          <w:numId w:val="57"/>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primary user's profile is displayed with the "PRIMARY" tag.</w:t>
      </w:r>
    </w:p>
    <w:p w:rsidR="00000000" w:rsidDel="00000000" w:rsidP="00000000" w:rsidRDefault="00000000" w:rsidRPr="00000000" w14:paraId="00000272">
      <w:pPr>
        <w:numPr>
          <w:ilvl w:val="0"/>
          <w:numId w:val="57"/>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All sub-profiles are displayed with their respective tags (e.g., "CHILD," "TEEN," "ADULT").</w:t>
      </w:r>
    </w:p>
    <w:p w:rsidR="00000000" w:rsidDel="00000000" w:rsidP="00000000" w:rsidRDefault="00000000" w:rsidRPr="00000000" w14:paraId="00000273">
      <w:pPr>
        <w:numPr>
          <w:ilvl w:val="0"/>
          <w:numId w:val="57"/>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Profile names and tags are correctly aligned and clearly visible.</w:t>
      </w:r>
    </w:p>
    <w:p w:rsidR="00000000" w:rsidDel="00000000" w:rsidP="00000000" w:rsidRDefault="00000000" w:rsidRPr="00000000" w14:paraId="00000274">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75">
      <w:pPr>
        <w:pStyle w:val="Heading3"/>
        <w:keepNext w:val="0"/>
        <w:keepLines w:val="0"/>
        <w:spacing w:after="80" w:before="280" w:lineRule="auto"/>
        <w:rPr>
          <w:rFonts w:ascii="Arial" w:cs="Arial" w:eastAsia="Arial" w:hAnsi="Arial"/>
        </w:rPr>
      </w:pPr>
      <w:bookmarkStart w:colFirst="0" w:colLast="0" w:name="_3n9axcs4p7nr" w:id="156"/>
      <w:bookmarkEnd w:id="156"/>
      <w:r w:rsidDel="00000000" w:rsidR="00000000" w:rsidRPr="00000000">
        <w:rPr>
          <w:rFonts w:ascii="Arial" w:cs="Arial" w:eastAsia="Arial" w:hAnsi="Arial"/>
          <w:color w:val="000000"/>
          <w:rtl w:val="0"/>
        </w:rPr>
        <w:t xml:space="preserve">Test Case 10 : Verify Primary User Can Add Sub-Profile via Portal Page</w:t>
      </w:r>
      <w:r w:rsidDel="00000000" w:rsidR="00000000" w:rsidRPr="00000000">
        <w:rPr>
          <w:rtl w:val="0"/>
        </w:rPr>
      </w:r>
    </w:p>
    <w:p w:rsidR="00000000" w:rsidDel="00000000" w:rsidP="00000000" w:rsidRDefault="00000000" w:rsidRPr="00000000" w14:paraId="00000276">
      <w:pPr>
        <w:pStyle w:val="Heading3"/>
        <w:keepNext w:val="0"/>
        <w:keepLines w:val="0"/>
        <w:spacing w:after="80" w:before="280" w:lineRule="auto"/>
        <w:rPr>
          <w:rFonts w:ascii="Arial" w:cs="Arial" w:eastAsia="Arial" w:hAnsi="Arial"/>
          <w:color w:val="000000"/>
        </w:rPr>
      </w:pPr>
      <w:bookmarkStart w:colFirst="0" w:colLast="0" w:name="_7f6jg4q5346u" w:id="157"/>
      <w:bookmarkEnd w:id="157"/>
      <w:r w:rsidDel="00000000" w:rsidR="00000000" w:rsidRPr="00000000">
        <w:rPr>
          <w:rFonts w:ascii="Arial" w:cs="Arial" w:eastAsia="Arial" w:hAnsi="Arial"/>
          <w:color w:val="000000"/>
          <w:rtl w:val="0"/>
        </w:rPr>
        <w:t xml:space="preserve">Preconditions:</w:t>
      </w:r>
    </w:p>
    <w:p w:rsidR="00000000" w:rsidDel="00000000" w:rsidP="00000000" w:rsidRDefault="00000000" w:rsidRPr="00000000" w14:paraId="00000277">
      <w:pPr>
        <w:numPr>
          <w:ilvl w:val="0"/>
          <w:numId w:val="41"/>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primary user should be registered and have valid credentials.</w:t>
      </w:r>
    </w:p>
    <w:p w:rsidR="00000000" w:rsidDel="00000000" w:rsidP="00000000" w:rsidRDefault="00000000" w:rsidRPr="00000000" w14:paraId="00000278">
      <w:pPr>
        <w:numPr>
          <w:ilvl w:val="0"/>
          <w:numId w:val="41"/>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The primary user should have access to the portal and profile management features.</w:t>
      </w:r>
    </w:p>
    <w:p w:rsidR="00000000" w:rsidDel="00000000" w:rsidP="00000000" w:rsidRDefault="00000000" w:rsidRPr="00000000" w14:paraId="00000279">
      <w:pPr>
        <w:numPr>
          <w:ilvl w:val="0"/>
          <w:numId w:val="41"/>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The portal page should have the "Add New Profile" button visible and functional.</w:t>
      </w:r>
    </w:p>
    <w:p w:rsidR="00000000" w:rsidDel="00000000" w:rsidP="00000000" w:rsidRDefault="00000000" w:rsidRPr="00000000" w14:paraId="0000027A">
      <w:pPr>
        <w:spacing w:after="240" w:before="240" w:lineRule="auto"/>
        <w:ind w:left="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Test Steps:</w:t>
      </w:r>
    </w:p>
    <w:p w:rsidR="00000000" w:rsidDel="00000000" w:rsidP="00000000" w:rsidRDefault="00000000" w:rsidRPr="00000000" w14:paraId="0000027B">
      <w:pPr>
        <w:numPr>
          <w:ilvl w:val="0"/>
          <w:numId w:val="52"/>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Login as Primary User</w:t>
      </w:r>
    </w:p>
    <w:p w:rsidR="00000000" w:rsidDel="00000000" w:rsidP="00000000" w:rsidRDefault="00000000" w:rsidRPr="00000000" w14:paraId="0000027C">
      <w:pPr>
        <w:numPr>
          <w:ilvl w:val="0"/>
          <w:numId w:val="52"/>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Click on Hamburger Menu Icon</w:t>
      </w:r>
    </w:p>
    <w:p w:rsidR="00000000" w:rsidDel="00000000" w:rsidP="00000000" w:rsidRDefault="00000000" w:rsidRPr="00000000" w14:paraId="0000027D">
      <w:pPr>
        <w:numPr>
          <w:ilvl w:val="0"/>
          <w:numId w:val="52"/>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Click on Profile Button</w:t>
      </w:r>
    </w:p>
    <w:p w:rsidR="00000000" w:rsidDel="00000000" w:rsidP="00000000" w:rsidRDefault="00000000" w:rsidRPr="00000000" w14:paraId="0000027E">
      <w:pPr>
        <w:numPr>
          <w:ilvl w:val="0"/>
          <w:numId w:val="52"/>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Click on "Add New Profile" Button</w:t>
      </w:r>
    </w:p>
    <w:p w:rsidR="00000000" w:rsidDel="00000000" w:rsidP="00000000" w:rsidRDefault="00000000" w:rsidRPr="00000000" w14:paraId="0000027F">
      <w:pPr>
        <w:numPr>
          <w:ilvl w:val="1"/>
          <w:numId w:val="5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On the Profile Page, locate the "Add New Profile" button (usually labeled as "Add Sub-Profile" or similar).</w:t>
      </w:r>
    </w:p>
    <w:p w:rsidR="00000000" w:rsidDel="00000000" w:rsidP="00000000" w:rsidRDefault="00000000" w:rsidRPr="00000000" w14:paraId="00000280">
      <w:pPr>
        <w:numPr>
          <w:ilvl w:val="0"/>
          <w:numId w:val="52"/>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Fill in the Sub-Profile Form</w:t>
      </w:r>
    </w:p>
    <w:p w:rsidR="00000000" w:rsidDel="00000000" w:rsidP="00000000" w:rsidRDefault="00000000" w:rsidRPr="00000000" w14:paraId="00000281">
      <w:pPr>
        <w:numPr>
          <w:ilvl w:val="0"/>
          <w:numId w:val="52"/>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Verify Sub-Profile is Added Successfully:</w:t>
      </w:r>
      <w:r w:rsidDel="00000000" w:rsidR="00000000" w:rsidRPr="00000000">
        <w:rPr>
          <w:rtl w:val="0"/>
        </w:rPr>
      </w:r>
    </w:p>
    <w:p w:rsidR="00000000" w:rsidDel="00000000" w:rsidP="00000000" w:rsidRDefault="00000000" w:rsidRPr="00000000" w14:paraId="00000282">
      <w:pPr>
        <w:numPr>
          <w:ilvl w:val="1"/>
          <w:numId w:val="52"/>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After submitting, check that the new sub-profile is listed on the Portal Page.</w:t>
      </w:r>
    </w:p>
    <w:p w:rsidR="00000000" w:rsidDel="00000000" w:rsidP="00000000" w:rsidRDefault="00000000" w:rsidRPr="00000000" w14:paraId="00000283">
      <w:pPr>
        <w:pStyle w:val="Heading3"/>
        <w:keepNext w:val="0"/>
        <w:keepLines w:val="0"/>
        <w:spacing w:after="80" w:before="280" w:lineRule="auto"/>
        <w:rPr>
          <w:rFonts w:ascii="Arial" w:cs="Arial" w:eastAsia="Arial" w:hAnsi="Arial"/>
          <w:color w:val="000000"/>
        </w:rPr>
      </w:pPr>
      <w:bookmarkStart w:colFirst="0" w:colLast="0" w:name="_bparj4602q34" w:id="158"/>
      <w:bookmarkEnd w:id="158"/>
      <w:r w:rsidDel="00000000" w:rsidR="00000000" w:rsidRPr="00000000">
        <w:rPr>
          <w:rFonts w:ascii="Arial" w:cs="Arial" w:eastAsia="Arial" w:hAnsi="Arial"/>
          <w:color w:val="000000"/>
          <w:rtl w:val="0"/>
        </w:rPr>
        <w:t xml:space="preserve">Expected Results:</w:t>
      </w:r>
    </w:p>
    <w:p w:rsidR="00000000" w:rsidDel="00000000" w:rsidP="00000000" w:rsidRDefault="00000000" w:rsidRPr="00000000" w14:paraId="00000284">
      <w:pPr>
        <w:numPr>
          <w:ilvl w:val="0"/>
          <w:numId w:val="89"/>
        </w:numPr>
        <w:spacing w:after="0" w:afterAutospacing="0" w:before="240" w:lineRule="auto"/>
        <w:rPr>
          <w:rFonts w:ascii="Arial" w:cs="Arial" w:eastAsia="Arial" w:hAnsi="Arial"/>
        </w:rPr>
      </w:pPr>
      <w:r w:rsidDel="00000000" w:rsidR="00000000" w:rsidRPr="00000000">
        <w:rPr>
          <w:rFonts w:ascii="Arial" w:cs="Arial" w:eastAsia="Arial" w:hAnsi="Arial"/>
          <w:b w:val="1"/>
          <w:bCs w:val="1"/>
          <w:rtl w:val="0"/>
        </w:rPr>
        <w:t xml:space="preserve">Sub-Profile Creation:</w:t>
        <w:br w:type="textWrapping"/>
      </w:r>
    </w:p>
    <w:p w:rsidR="00000000" w:rsidDel="00000000" w:rsidP="00000000" w:rsidRDefault="00000000" w:rsidRPr="00000000" w14:paraId="00000285">
      <w:pPr>
        <w:numPr>
          <w:ilvl w:val="1"/>
          <w:numId w:val="8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primary user should be able to access the "Add New Profile" form from the portal page.</w:t>
      </w:r>
    </w:p>
    <w:p w:rsidR="00000000" w:rsidDel="00000000" w:rsidP="00000000" w:rsidRDefault="00000000" w:rsidRPr="00000000" w14:paraId="00000286">
      <w:pPr>
        <w:numPr>
          <w:ilvl w:val="1"/>
          <w:numId w:val="89"/>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After submitting the form, a new sub-profile should be successfully added in the Portal listing.</w:t>
      </w:r>
    </w:p>
    <w:p w:rsidR="00000000" w:rsidDel="00000000" w:rsidP="00000000" w:rsidRDefault="00000000" w:rsidRPr="00000000" w14:paraId="00000287">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88">
      <w:pPr>
        <w:pStyle w:val="Heading3"/>
        <w:keepNext w:val="0"/>
        <w:keepLines w:val="0"/>
        <w:spacing w:after="80" w:before="280" w:lineRule="auto"/>
        <w:rPr>
          <w:rFonts w:ascii="Arial" w:cs="Arial" w:eastAsia="Arial" w:hAnsi="Arial"/>
          <w:b w:val="0"/>
          <w:bCs w:val="0"/>
          <w:color w:val="434343"/>
          <w:sz w:val="28"/>
          <w:szCs w:val="28"/>
        </w:rPr>
      </w:pPr>
      <w:bookmarkStart w:colFirst="0" w:colLast="0" w:name="_kogmkzcyf1ri" w:id="159"/>
      <w:bookmarkEnd w:id="159"/>
      <w:r w:rsidDel="00000000" w:rsidR="00000000" w:rsidRPr="00000000">
        <w:rPr>
          <w:rFonts w:ascii="Arial" w:cs="Arial" w:eastAsia="Arial" w:hAnsi="Arial"/>
          <w:color w:val="000000"/>
          <w:rtl w:val="0"/>
        </w:rPr>
        <w:t xml:space="preserve">Test Case 11: Verify Primary User Can Edit Profile and Sub-Profiles from the Portal Page</w:t>
      </w:r>
      <w:r w:rsidDel="00000000" w:rsidR="00000000" w:rsidRPr="00000000">
        <w:rPr>
          <w:rtl w:val="0"/>
        </w:rPr>
      </w:r>
    </w:p>
    <w:p w:rsidR="00000000" w:rsidDel="00000000" w:rsidP="00000000" w:rsidRDefault="00000000" w:rsidRPr="00000000" w14:paraId="00000289">
      <w:pPr>
        <w:pStyle w:val="Heading3"/>
        <w:keepNext w:val="0"/>
        <w:keepLines w:val="0"/>
        <w:spacing w:after="80" w:before="280" w:lineRule="auto"/>
        <w:rPr>
          <w:rFonts w:ascii="Arial" w:cs="Arial" w:eastAsia="Arial" w:hAnsi="Arial"/>
          <w:color w:val="000000"/>
        </w:rPr>
      </w:pPr>
      <w:bookmarkStart w:colFirst="0" w:colLast="0" w:name="_i4r3yaenkkfu" w:id="160"/>
      <w:bookmarkEnd w:id="160"/>
      <w:r w:rsidDel="00000000" w:rsidR="00000000" w:rsidRPr="00000000">
        <w:rPr>
          <w:rFonts w:ascii="Arial" w:cs="Arial" w:eastAsia="Arial" w:hAnsi="Arial"/>
          <w:color w:val="000000"/>
          <w:rtl w:val="0"/>
        </w:rPr>
        <w:t xml:space="preserve">Preconditions:</w:t>
      </w:r>
    </w:p>
    <w:p w:rsidR="00000000" w:rsidDel="00000000" w:rsidP="00000000" w:rsidRDefault="00000000" w:rsidRPr="00000000" w14:paraId="0000028A">
      <w:pPr>
        <w:numPr>
          <w:ilvl w:val="0"/>
          <w:numId w:val="85"/>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primary user is registered and has valid login credentials.</w:t>
      </w:r>
    </w:p>
    <w:p w:rsidR="00000000" w:rsidDel="00000000" w:rsidP="00000000" w:rsidRDefault="00000000" w:rsidRPr="00000000" w14:paraId="0000028B">
      <w:pPr>
        <w:numPr>
          <w:ilvl w:val="0"/>
          <w:numId w:val="85"/>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The primary user is logged into the portal and has access to their profile and sub-profile information.</w:t>
      </w:r>
    </w:p>
    <w:p w:rsidR="00000000" w:rsidDel="00000000" w:rsidP="00000000" w:rsidRDefault="00000000" w:rsidRPr="00000000" w14:paraId="0000028C">
      <w:pPr>
        <w:numPr>
          <w:ilvl w:val="0"/>
          <w:numId w:val="85"/>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The portal page is fully loaded and functional.</w:t>
      </w:r>
    </w:p>
    <w:p w:rsidR="00000000" w:rsidDel="00000000" w:rsidP="00000000" w:rsidRDefault="00000000" w:rsidRPr="00000000" w14:paraId="0000028D">
      <w:pPr>
        <w:pStyle w:val="Heading3"/>
        <w:keepNext w:val="0"/>
        <w:keepLines w:val="0"/>
        <w:spacing w:after="80" w:before="280" w:lineRule="auto"/>
        <w:rPr>
          <w:rFonts w:ascii="Arial" w:cs="Arial" w:eastAsia="Arial" w:hAnsi="Arial"/>
          <w:color w:val="000000"/>
        </w:rPr>
      </w:pPr>
      <w:bookmarkStart w:colFirst="0" w:colLast="0" w:name="_gualieappk51" w:id="161"/>
      <w:bookmarkEnd w:id="161"/>
      <w:r w:rsidDel="00000000" w:rsidR="00000000" w:rsidRPr="00000000">
        <w:rPr>
          <w:rFonts w:ascii="Arial" w:cs="Arial" w:eastAsia="Arial" w:hAnsi="Arial"/>
          <w:color w:val="000000"/>
          <w:rtl w:val="0"/>
        </w:rPr>
        <w:t xml:space="preserve">Test Steps:</w:t>
      </w:r>
    </w:p>
    <w:p w:rsidR="00000000" w:rsidDel="00000000" w:rsidP="00000000" w:rsidRDefault="00000000" w:rsidRPr="00000000" w14:paraId="0000028E">
      <w:pPr>
        <w:numPr>
          <w:ilvl w:val="0"/>
          <w:numId w:val="82"/>
        </w:numPr>
        <w:spacing w:after="0" w:afterAutospacing="0" w:before="240" w:lineRule="auto"/>
        <w:rPr>
          <w:rFonts w:ascii="Arial" w:cs="Arial" w:eastAsia="Arial" w:hAnsi="Arial"/>
        </w:rPr>
      </w:pPr>
      <w:r w:rsidDel="00000000" w:rsidR="00000000" w:rsidRPr="00000000">
        <w:rPr>
          <w:rFonts w:ascii="Arial" w:cs="Arial" w:eastAsia="Arial" w:hAnsi="Arial"/>
          <w:b w:val="1"/>
          <w:bCs w:val="1"/>
          <w:rtl w:val="0"/>
        </w:rPr>
        <w:t xml:space="preserve">Login as Primary User:</w:t>
      </w:r>
      <w:r w:rsidDel="00000000" w:rsidR="00000000" w:rsidRPr="00000000">
        <w:rPr>
          <w:rtl w:val="0"/>
        </w:rPr>
      </w:r>
    </w:p>
    <w:p w:rsidR="00000000" w:rsidDel="00000000" w:rsidP="00000000" w:rsidRDefault="00000000" w:rsidRPr="00000000" w14:paraId="0000028F">
      <w:pPr>
        <w:numPr>
          <w:ilvl w:val="0"/>
          <w:numId w:val="82"/>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Click on Hamburger Menu Icon:</w:t>
      </w:r>
      <w:r w:rsidDel="00000000" w:rsidR="00000000" w:rsidRPr="00000000">
        <w:rPr>
          <w:rtl w:val="0"/>
        </w:rPr>
      </w:r>
    </w:p>
    <w:p w:rsidR="00000000" w:rsidDel="00000000" w:rsidP="00000000" w:rsidRDefault="00000000" w:rsidRPr="00000000" w14:paraId="00000290">
      <w:pPr>
        <w:numPr>
          <w:ilvl w:val="0"/>
          <w:numId w:val="82"/>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Click on Profile Button:</w:t>
      </w:r>
      <w:r w:rsidDel="00000000" w:rsidR="00000000" w:rsidRPr="00000000">
        <w:rPr>
          <w:rtl w:val="0"/>
        </w:rPr>
      </w:r>
    </w:p>
    <w:p w:rsidR="00000000" w:rsidDel="00000000" w:rsidP="00000000" w:rsidRDefault="00000000" w:rsidRPr="00000000" w14:paraId="00000291">
      <w:pPr>
        <w:numPr>
          <w:ilvl w:val="0"/>
          <w:numId w:val="82"/>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Click on Edit Icon for Primary Profile:</w:t>
      </w:r>
    </w:p>
    <w:p w:rsidR="00000000" w:rsidDel="00000000" w:rsidP="00000000" w:rsidRDefault="00000000" w:rsidRPr="00000000" w14:paraId="00000292">
      <w:pPr>
        <w:numPr>
          <w:ilvl w:val="1"/>
          <w:numId w:val="8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On the Profile Page, click on the "Edit" icon (pencil or similar) next to the primary user's profile listing.</w:t>
      </w:r>
    </w:p>
    <w:p w:rsidR="00000000" w:rsidDel="00000000" w:rsidP="00000000" w:rsidRDefault="00000000" w:rsidRPr="00000000" w14:paraId="00000293">
      <w:pPr>
        <w:numPr>
          <w:ilvl w:val="0"/>
          <w:numId w:val="82"/>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Edit Primary Profile Data:</w:t>
      </w:r>
    </w:p>
    <w:p w:rsidR="00000000" w:rsidDel="00000000" w:rsidP="00000000" w:rsidRDefault="00000000" w:rsidRPr="00000000" w14:paraId="00000294">
      <w:pPr>
        <w:numPr>
          <w:ilvl w:val="1"/>
          <w:numId w:val="8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Update the necessary fields (e.g., name, email, phone number).</w:t>
      </w:r>
    </w:p>
    <w:p w:rsidR="00000000" w:rsidDel="00000000" w:rsidP="00000000" w:rsidRDefault="00000000" w:rsidRPr="00000000" w14:paraId="00000295">
      <w:pPr>
        <w:numPr>
          <w:ilvl w:val="1"/>
          <w:numId w:val="8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Click the "Save" or "Submit" button to save the changes.</w:t>
      </w:r>
    </w:p>
    <w:p w:rsidR="00000000" w:rsidDel="00000000" w:rsidP="00000000" w:rsidRDefault="00000000" w:rsidRPr="00000000" w14:paraId="00000296">
      <w:pPr>
        <w:numPr>
          <w:ilvl w:val="0"/>
          <w:numId w:val="82"/>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Click on Edit Icon for Sub-Profile:</w:t>
        <w:br w:type="textWrapping"/>
      </w:r>
      <w:r w:rsidDel="00000000" w:rsidR="00000000" w:rsidRPr="00000000">
        <w:rPr>
          <w:rFonts w:ascii="Arial" w:cs="Arial" w:eastAsia="Arial" w:hAnsi="Arial"/>
          <w:rtl w:val="0"/>
        </w:rPr>
        <w:t xml:space="preserve">On the Profile Page, locate the sub-profile section and click on the "Edit" icon next to the sub-profile you want to edit.</w:t>
      </w:r>
    </w:p>
    <w:p w:rsidR="00000000" w:rsidDel="00000000" w:rsidP="00000000" w:rsidRDefault="00000000" w:rsidRPr="00000000" w14:paraId="00000297">
      <w:pPr>
        <w:numPr>
          <w:ilvl w:val="0"/>
          <w:numId w:val="82"/>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Edit Sub-Profile Data:</w:t>
      </w:r>
    </w:p>
    <w:p w:rsidR="00000000" w:rsidDel="00000000" w:rsidP="00000000" w:rsidRDefault="00000000" w:rsidRPr="00000000" w14:paraId="00000298">
      <w:pPr>
        <w:numPr>
          <w:ilvl w:val="1"/>
          <w:numId w:val="8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Update the necessary sub-profile details (e.g., name, DOB, Address).</w:t>
      </w:r>
    </w:p>
    <w:p w:rsidR="00000000" w:rsidDel="00000000" w:rsidP="00000000" w:rsidRDefault="00000000" w:rsidRPr="00000000" w14:paraId="00000299">
      <w:pPr>
        <w:numPr>
          <w:ilvl w:val="1"/>
          <w:numId w:val="82"/>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Click the "Save" or "Submit" button to save the changes.</w:t>
        <w:br w:type="textWrapping"/>
      </w:r>
    </w:p>
    <w:p w:rsidR="00000000" w:rsidDel="00000000" w:rsidP="00000000" w:rsidRDefault="00000000" w:rsidRPr="00000000" w14:paraId="0000029A">
      <w:pPr>
        <w:spacing w:after="240" w:before="240" w:lineRule="auto"/>
        <w:ind w:left="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Expected Results:</w:t>
      </w:r>
    </w:p>
    <w:p w:rsidR="00000000" w:rsidDel="00000000" w:rsidP="00000000" w:rsidRDefault="00000000" w:rsidRPr="00000000" w14:paraId="0000029B">
      <w:pPr>
        <w:numPr>
          <w:ilvl w:val="0"/>
          <w:numId w:val="28"/>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primary user should be able to edit their profile and see the changes after submitting the form.</w:t>
      </w:r>
    </w:p>
    <w:p w:rsidR="00000000" w:rsidDel="00000000" w:rsidP="00000000" w:rsidRDefault="00000000" w:rsidRPr="00000000" w14:paraId="0000029C">
      <w:pPr>
        <w:numPr>
          <w:ilvl w:val="0"/>
          <w:numId w:val="28"/>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The primary user should be able to edit sub-profiles, and the changes should be reflected correctly in the profile listing after submission.</w:t>
      </w:r>
    </w:p>
    <w:p w:rsidR="00000000" w:rsidDel="00000000" w:rsidP="00000000" w:rsidRDefault="00000000" w:rsidRPr="00000000" w14:paraId="0000029D">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9E">
      <w:pPr>
        <w:pStyle w:val="Heading3"/>
        <w:keepNext w:val="0"/>
        <w:keepLines w:val="0"/>
        <w:spacing w:after="80" w:before="280" w:lineRule="auto"/>
        <w:rPr>
          <w:rFonts w:ascii="Arial" w:cs="Arial" w:eastAsia="Arial" w:hAnsi="Arial"/>
          <w:b w:val="0"/>
          <w:bCs w:val="0"/>
          <w:color w:val="434343"/>
          <w:sz w:val="28"/>
          <w:szCs w:val="28"/>
        </w:rPr>
      </w:pPr>
      <w:bookmarkStart w:colFirst="0" w:colLast="0" w:name="_5q5qrjwvcnkm" w:id="162"/>
      <w:bookmarkEnd w:id="162"/>
      <w:r w:rsidDel="00000000" w:rsidR="00000000" w:rsidRPr="00000000">
        <w:rPr>
          <w:rFonts w:ascii="Arial" w:cs="Arial" w:eastAsia="Arial" w:hAnsi="Arial"/>
          <w:color w:val="000000"/>
          <w:rtl w:val="0"/>
        </w:rPr>
        <w:t xml:space="preserve">Test Case 12 : Verify that the primary user can switch to a sub-profile if added</w:t>
      </w:r>
      <w:r w:rsidDel="00000000" w:rsidR="00000000" w:rsidRPr="00000000">
        <w:rPr>
          <w:rtl w:val="0"/>
        </w:rPr>
      </w:r>
    </w:p>
    <w:p w:rsidR="00000000" w:rsidDel="00000000" w:rsidP="00000000" w:rsidRDefault="00000000" w:rsidRPr="00000000" w14:paraId="0000029F">
      <w:pPr>
        <w:pStyle w:val="Heading3"/>
        <w:keepNext w:val="0"/>
        <w:keepLines w:val="0"/>
        <w:spacing w:after="80" w:before="280" w:lineRule="auto"/>
        <w:rPr>
          <w:rFonts w:ascii="Arial" w:cs="Arial" w:eastAsia="Arial" w:hAnsi="Arial"/>
          <w:color w:val="000000"/>
        </w:rPr>
      </w:pPr>
      <w:bookmarkStart w:colFirst="0" w:colLast="0" w:name="_vnv1ozud31m5" w:id="163"/>
      <w:bookmarkEnd w:id="163"/>
      <w:r w:rsidDel="00000000" w:rsidR="00000000" w:rsidRPr="00000000">
        <w:rPr>
          <w:rFonts w:ascii="Arial" w:cs="Arial" w:eastAsia="Arial" w:hAnsi="Arial"/>
          <w:color w:val="000000"/>
          <w:rtl w:val="0"/>
        </w:rPr>
        <w:t xml:space="preserve">Preconditions:</w:t>
      </w:r>
    </w:p>
    <w:p w:rsidR="00000000" w:rsidDel="00000000" w:rsidP="00000000" w:rsidRDefault="00000000" w:rsidRPr="00000000" w14:paraId="000002A0">
      <w:pPr>
        <w:numPr>
          <w:ilvl w:val="0"/>
          <w:numId w:val="66"/>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primary user is registered and has valid login credentials.</w:t>
      </w:r>
    </w:p>
    <w:p w:rsidR="00000000" w:rsidDel="00000000" w:rsidP="00000000" w:rsidRDefault="00000000" w:rsidRPr="00000000" w14:paraId="000002A1">
      <w:pPr>
        <w:numPr>
          <w:ilvl w:val="0"/>
          <w:numId w:val="66"/>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The primary user is logged into the portal.</w:t>
      </w:r>
    </w:p>
    <w:p w:rsidR="00000000" w:rsidDel="00000000" w:rsidP="00000000" w:rsidRDefault="00000000" w:rsidRPr="00000000" w14:paraId="000002A2">
      <w:pPr>
        <w:numPr>
          <w:ilvl w:val="0"/>
          <w:numId w:val="66"/>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At least one sub-profile has been added to the primary user's profile.</w:t>
      </w:r>
    </w:p>
    <w:p w:rsidR="00000000" w:rsidDel="00000000" w:rsidP="00000000" w:rsidRDefault="00000000" w:rsidRPr="00000000" w14:paraId="000002A3">
      <w:pPr>
        <w:numPr>
          <w:ilvl w:val="0"/>
          <w:numId w:val="66"/>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The portal page is fully functional and the "Switch Profile" feature is implemented.</w:t>
      </w:r>
    </w:p>
    <w:p w:rsidR="00000000" w:rsidDel="00000000" w:rsidP="00000000" w:rsidRDefault="00000000" w:rsidRPr="00000000" w14:paraId="000002A4">
      <w:pPr>
        <w:pStyle w:val="Heading3"/>
        <w:keepNext w:val="0"/>
        <w:keepLines w:val="0"/>
        <w:spacing w:after="80" w:before="280" w:lineRule="auto"/>
        <w:rPr>
          <w:rFonts w:ascii="Arial" w:cs="Arial" w:eastAsia="Arial" w:hAnsi="Arial"/>
          <w:color w:val="000000"/>
        </w:rPr>
      </w:pPr>
      <w:bookmarkStart w:colFirst="0" w:colLast="0" w:name="_2xqvlk110yp2" w:id="164"/>
      <w:bookmarkEnd w:id="164"/>
      <w:r w:rsidDel="00000000" w:rsidR="00000000" w:rsidRPr="00000000">
        <w:rPr>
          <w:rFonts w:ascii="Arial" w:cs="Arial" w:eastAsia="Arial" w:hAnsi="Arial"/>
          <w:color w:val="000000"/>
          <w:rtl w:val="0"/>
        </w:rPr>
        <w:t xml:space="preserve">Test Steps:</w:t>
      </w:r>
    </w:p>
    <w:p w:rsidR="00000000" w:rsidDel="00000000" w:rsidP="00000000" w:rsidRDefault="00000000" w:rsidRPr="00000000" w14:paraId="000002A5">
      <w:pPr>
        <w:numPr>
          <w:ilvl w:val="0"/>
          <w:numId w:val="96"/>
        </w:numPr>
        <w:spacing w:after="0" w:afterAutospacing="0" w:before="240" w:lineRule="auto"/>
        <w:rPr>
          <w:rFonts w:ascii="Arial" w:cs="Arial" w:eastAsia="Arial" w:hAnsi="Arial"/>
        </w:rPr>
      </w:pPr>
      <w:r w:rsidDel="00000000" w:rsidR="00000000" w:rsidRPr="00000000">
        <w:rPr>
          <w:rFonts w:ascii="Arial" w:cs="Arial" w:eastAsia="Arial" w:hAnsi="Arial"/>
          <w:b w:val="1"/>
          <w:bCs w:val="1"/>
          <w:rtl w:val="0"/>
        </w:rPr>
        <w:t xml:space="preserve">Login as Primary User:</w:t>
      </w:r>
      <w:r w:rsidDel="00000000" w:rsidR="00000000" w:rsidRPr="00000000">
        <w:rPr>
          <w:rtl w:val="0"/>
        </w:rPr>
      </w:r>
    </w:p>
    <w:p w:rsidR="00000000" w:rsidDel="00000000" w:rsidP="00000000" w:rsidRDefault="00000000" w:rsidRPr="00000000" w14:paraId="000002A6">
      <w:pPr>
        <w:numPr>
          <w:ilvl w:val="0"/>
          <w:numId w:val="96"/>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Click on Hamburger Menu Icon</w:t>
      </w:r>
      <w:r w:rsidDel="00000000" w:rsidR="00000000" w:rsidRPr="00000000">
        <w:rPr>
          <w:rtl w:val="0"/>
        </w:rPr>
      </w:r>
    </w:p>
    <w:p w:rsidR="00000000" w:rsidDel="00000000" w:rsidP="00000000" w:rsidRDefault="00000000" w:rsidRPr="00000000" w14:paraId="000002A7">
      <w:pPr>
        <w:numPr>
          <w:ilvl w:val="0"/>
          <w:numId w:val="96"/>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Verify Switch Profile Button:</w:t>
        <w:br w:type="textWrapping"/>
      </w:r>
      <w:r w:rsidDel="00000000" w:rsidR="00000000" w:rsidRPr="00000000">
        <w:rPr>
          <w:rFonts w:ascii="Arial" w:cs="Arial" w:eastAsia="Arial" w:hAnsi="Arial"/>
          <w:rtl w:val="0"/>
        </w:rPr>
        <w:t xml:space="preserve">Check if the "Switch Profile" button is visible on the profile page.</w:t>
      </w:r>
    </w:p>
    <w:p w:rsidR="00000000" w:rsidDel="00000000" w:rsidP="00000000" w:rsidRDefault="00000000" w:rsidRPr="00000000" w14:paraId="000002A8">
      <w:pPr>
        <w:numPr>
          <w:ilvl w:val="2"/>
          <w:numId w:val="96"/>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Expected Result:</w:t>
      </w:r>
      <w:r w:rsidDel="00000000" w:rsidR="00000000" w:rsidRPr="00000000">
        <w:rPr>
          <w:rFonts w:ascii="Arial" w:cs="Arial" w:eastAsia="Arial" w:hAnsi="Arial"/>
          <w:rtl w:val="0"/>
        </w:rPr>
        <w:t xml:space="preserve"> The "Switch Profile" button should only be visible if there is at least one sub-profile added.</w:t>
      </w:r>
    </w:p>
    <w:p w:rsidR="00000000" w:rsidDel="00000000" w:rsidP="00000000" w:rsidRDefault="00000000" w:rsidRPr="00000000" w14:paraId="000002A9">
      <w:pPr>
        <w:numPr>
          <w:ilvl w:val="2"/>
          <w:numId w:val="96"/>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rtl w:val="0"/>
        </w:rPr>
        <w:t xml:space="preserve">If no sub-profile is added, the "Switch Profile" button should not be visible.</w:t>
      </w:r>
    </w:p>
    <w:p w:rsidR="00000000" w:rsidDel="00000000" w:rsidP="00000000" w:rsidRDefault="00000000" w:rsidRPr="00000000" w14:paraId="000002AA">
      <w:pPr>
        <w:numPr>
          <w:ilvl w:val="0"/>
          <w:numId w:val="96"/>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Click on Switch Profile Button</w:t>
      </w:r>
      <w:r w:rsidDel="00000000" w:rsidR="00000000" w:rsidRPr="00000000">
        <w:rPr>
          <w:rtl w:val="0"/>
        </w:rPr>
      </w:r>
    </w:p>
    <w:p w:rsidR="00000000" w:rsidDel="00000000" w:rsidP="00000000" w:rsidRDefault="00000000" w:rsidRPr="00000000" w14:paraId="000002AB">
      <w:pPr>
        <w:numPr>
          <w:ilvl w:val="0"/>
          <w:numId w:val="96"/>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Select Sub-Profile to Switch:</w:t>
      </w:r>
      <w:r w:rsidDel="00000000" w:rsidR="00000000" w:rsidRPr="00000000">
        <w:rPr>
          <w:rtl w:val="0"/>
        </w:rPr>
      </w:r>
    </w:p>
    <w:p w:rsidR="00000000" w:rsidDel="00000000" w:rsidP="00000000" w:rsidRDefault="00000000" w:rsidRPr="00000000" w14:paraId="000002AC">
      <w:pPr>
        <w:numPr>
          <w:ilvl w:val="0"/>
          <w:numId w:val="96"/>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Click on Submit:</w:t>
      </w:r>
      <w:r w:rsidDel="00000000" w:rsidR="00000000" w:rsidRPr="00000000">
        <w:rPr>
          <w:rtl w:val="0"/>
        </w:rPr>
      </w:r>
    </w:p>
    <w:p w:rsidR="00000000" w:rsidDel="00000000" w:rsidP="00000000" w:rsidRDefault="00000000" w:rsidRPr="00000000" w14:paraId="000002AD">
      <w:pPr>
        <w:numPr>
          <w:ilvl w:val="0"/>
          <w:numId w:val="96"/>
        </w:numPr>
        <w:spacing w:after="24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Verify Profile Switch</w:t>
      </w:r>
      <w:r w:rsidDel="00000000" w:rsidR="00000000" w:rsidRPr="00000000">
        <w:rPr>
          <w:rtl w:val="0"/>
        </w:rPr>
      </w:r>
    </w:p>
    <w:p w:rsidR="00000000" w:rsidDel="00000000" w:rsidP="00000000" w:rsidRDefault="00000000" w:rsidRPr="00000000" w14:paraId="000002AE">
      <w:pPr>
        <w:pStyle w:val="Heading3"/>
        <w:keepNext w:val="0"/>
        <w:keepLines w:val="0"/>
        <w:spacing w:after="80" w:before="280" w:lineRule="auto"/>
        <w:rPr>
          <w:rFonts w:ascii="Arial" w:cs="Arial" w:eastAsia="Arial" w:hAnsi="Arial"/>
          <w:color w:val="000000"/>
        </w:rPr>
      </w:pPr>
      <w:bookmarkStart w:colFirst="0" w:colLast="0" w:name="_87clsuuflgct" w:id="165"/>
      <w:bookmarkEnd w:id="165"/>
      <w:r w:rsidDel="00000000" w:rsidR="00000000" w:rsidRPr="00000000">
        <w:rPr>
          <w:rFonts w:ascii="Arial" w:cs="Arial" w:eastAsia="Arial" w:hAnsi="Arial"/>
          <w:color w:val="000000"/>
          <w:rtl w:val="0"/>
        </w:rPr>
        <w:t xml:space="preserve">Expected Results:</w:t>
      </w:r>
    </w:p>
    <w:p w:rsidR="00000000" w:rsidDel="00000000" w:rsidP="00000000" w:rsidRDefault="00000000" w:rsidRPr="00000000" w14:paraId="000002AF">
      <w:pPr>
        <w:numPr>
          <w:ilvl w:val="0"/>
          <w:numId w:val="76"/>
        </w:numPr>
        <w:spacing w:after="0" w:afterAutospacing="0" w:before="240" w:lineRule="auto"/>
        <w:rPr>
          <w:rFonts w:ascii="Arial" w:cs="Arial" w:eastAsia="Arial" w:hAnsi="Arial"/>
        </w:rPr>
      </w:pPr>
      <w:r w:rsidDel="00000000" w:rsidR="00000000" w:rsidRPr="00000000">
        <w:rPr>
          <w:rFonts w:ascii="Arial" w:cs="Arial" w:eastAsia="Arial" w:hAnsi="Arial"/>
          <w:b w:val="1"/>
          <w:bCs w:val="1"/>
          <w:rtl w:val="0"/>
        </w:rPr>
        <w:t xml:space="preserve">Switch Profile Button Visibility:</w:t>
      </w:r>
    </w:p>
    <w:p w:rsidR="00000000" w:rsidDel="00000000" w:rsidP="00000000" w:rsidRDefault="00000000" w:rsidRPr="00000000" w14:paraId="000002B0">
      <w:pPr>
        <w:numPr>
          <w:ilvl w:val="1"/>
          <w:numId w:val="7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"Switch Profile" button should be visible only if there is at least one sub-profile added. If no sub-profile exists, the button should be hidden.</w:t>
      </w:r>
    </w:p>
    <w:p w:rsidR="00000000" w:rsidDel="00000000" w:rsidP="00000000" w:rsidRDefault="00000000" w:rsidRPr="00000000" w14:paraId="000002B1">
      <w:pPr>
        <w:numPr>
          <w:ilvl w:val="0"/>
          <w:numId w:val="76"/>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Profile Switch:</w:t>
      </w:r>
    </w:p>
    <w:p w:rsidR="00000000" w:rsidDel="00000000" w:rsidP="00000000" w:rsidRDefault="00000000" w:rsidRPr="00000000" w14:paraId="000002B2">
      <w:pPr>
        <w:numPr>
          <w:ilvl w:val="1"/>
          <w:numId w:val="76"/>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After clicking "Submit," the primary user should successfully switch to the selected sub-profile, and the portal interface should display the details of the sub-profile.</w:t>
        <w:br w:type="textWrapping"/>
      </w:r>
    </w:p>
    <w:p w:rsidR="00000000" w:rsidDel="00000000" w:rsidP="00000000" w:rsidRDefault="00000000" w:rsidRPr="00000000" w14:paraId="000002B3">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B4">
      <w:pPr>
        <w:pStyle w:val="Heading3"/>
        <w:keepNext w:val="0"/>
        <w:keepLines w:val="0"/>
        <w:spacing w:after="80" w:before="280" w:lineRule="auto"/>
        <w:rPr>
          <w:rFonts w:ascii="Arial" w:cs="Arial" w:eastAsia="Arial" w:hAnsi="Arial"/>
          <w:b w:val="0"/>
          <w:bCs w:val="0"/>
          <w:color w:val="434343"/>
          <w:sz w:val="28"/>
          <w:szCs w:val="28"/>
        </w:rPr>
      </w:pPr>
      <w:bookmarkStart w:colFirst="0" w:colLast="0" w:name="_2nlhnd9z0alc" w:id="166"/>
      <w:bookmarkEnd w:id="166"/>
      <w:r w:rsidDel="00000000" w:rsidR="00000000" w:rsidRPr="00000000">
        <w:rPr>
          <w:rFonts w:ascii="Arial" w:cs="Arial" w:eastAsia="Arial" w:hAnsi="Arial"/>
          <w:color w:val="000000"/>
          <w:rtl w:val="0"/>
        </w:rPr>
        <w:t xml:space="preserve">Test Case 13: Verify Primary User Can Book a Session with Both Licensed and Non-Licensed Care Providers</w:t>
      </w:r>
      <w:r w:rsidDel="00000000" w:rsidR="00000000" w:rsidRPr="00000000">
        <w:rPr>
          <w:rtl w:val="0"/>
        </w:rPr>
      </w:r>
    </w:p>
    <w:p w:rsidR="00000000" w:rsidDel="00000000" w:rsidP="00000000" w:rsidRDefault="00000000" w:rsidRPr="00000000" w14:paraId="000002B5">
      <w:pPr>
        <w:pStyle w:val="Heading3"/>
        <w:keepNext w:val="0"/>
        <w:keepLines w:val="0"/>
        <w:spacing w:after="80" w:before="280" w:lineRule="auto"/>
        <w:rPr>
          <w:rFonts w:ascii="Arial" w:cs="Arial" w:eastAsia="Arial" w:hAnsi="Arial"/>
          <w:color w:val="000000"/>
        </w:rPr>
      </w:pPr>
      <w:bookmarkStart w:colFirst="0" w:colLast="0" w:name="_ymlisdvis3mi" w:id="167"/>
      <w:bookmarkEnd w:id="167"/>
      <w:r w:rsidDel="00000000" w:rsidR="00000000" w:rsidRPr="00000000">
        <w:rPr>
          <w:rFonts w:ascii="Arial" w:cs="Arial" w:eastAsia="Arial" w:hAnsi="Arial"/>
          <w:color w:val="000000"/>
          <w:rtl w:val="0"/>
        </w:rPr>
        <w:t xml:space="preserve">Preconditions:</w:t>
      </w:r>
    </w:p>
    <w:p w:rsidR="00000000" w:rsidDel="00000000" w:rsidP="00000000" w:rsidRDefault="00000000" w:rsidRPr="00000000" w14:paraId="000002B6">
      <w:pPr>
        <w:numPr>
          <w:ilvl w:val="0"/>
          <w:numId w:val="58"/>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primary user is registered and has valid login credentials.</w:t>
      </w:r>
    </w:p>
    <w:p w:rsidR="00000000" w:rsidDel="00000000" w:rsidP="00000000" w:rsidRDefault="00000000" w:rsidRPr="00000000" w14:paraId="000002B7">
      <w:pPr>
        <w:numPr>
          <w:ilvl w:val="0"/>
          <w:numId w:val="58"/>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The primary user is logged into the portal or application.</w:t>
      </w:r>
    </w:p>
    <w:p w:rsidR="00000000" w:rsidDel="00000000" w:rsidP="00000000" w:rsidRDefault="00000000" w:rsidRPr="00000000" w14:paraId="000002B8">
      <w:pPr>
        <w:numPr>
          <w:ilvl w:val="0"/>
          <w:numId w:val="58"/>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The primary user has access to book sessions with care providers.</w:t>
      </w:r>
    </w:p>
    <w:p w:rsidR="00000000" w:rsidDel="00000000" w:rsidP="00000000" w:rsidRDefault="00000000" w:rsidRPr="00000000" w14:paraId="000002B9">
      <w:pPr>
        <w:numPr>
          <w:ilvl w:val="0"/>
          <w:numId w:val="58"/>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The system has care providers available, including both licensed and non-licensed care providers.</w:t>
      </w:r>
    </w:p>
    <w:p w:rsidR="00000000" w:rsidDel="00000000" w:rsidP="00000000" w:rsidRDefault="00000000" w:rsidRPr="00000000" w14:paraId="000002BA">
      <w:pPr>
        <w:numPr>
          <w:ilvl w:val="0"/>
          <w:numId w:val="58"/>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The care providers' profiles (both licensed and non-licensed) are set up and available for session booking.</w:t>
      </w:r>
    </w:p>
    <w:p w:rsidR="00000000" w:rsidDel="00000000" w:rsidP="00000000" w:rsidRDefault="00000000" w:rsidRPr="00000000" w14:paraId="000002BB">
      <w:pPr>
        <w:spacing w:after="240" w:before="240" w:lineRule="auto"/>
        <w:ind w:left="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Test Steps:</w:t>
      </w:r>
    </w:p>
    <w:p w:rsidR="00000000" w:rsidDel="00000000" w:rsidP="00000000" w:rsidRDefault="00000000" w:rsidRPr="00000000" w14:paraId="000002BC">
      <w:pPr>
        <w:numPr>
          <w:ilvl w:val="0"/>
          <w:numId w:val="77"/>
        </w:numPr>
        <w:spacing w:after="0" w:afterAutospacing="0" w:before="240" w:lineRule="auto"/>
        <w:rPr>
          <w:rFonts w:ascii="Arial" w:cs="Arial" w:eastAsia="Arial" w:hAnsi="Arial"/>
        </w:rPr>
      </w:pPr>
      <w:r w:rsidDel="00000000" w:rsidR="00000000" w:rsidRPr="00000000">
        <w:rPr>
          <w:rFonts w:ascii="Arial" w:cs="Arial" w:eastAsia="Arial" w:hAnsi="Arial"/>
          <w:b w:val="1"/>
          <w:bCs w:val="1"/>
          <w:rtl w:val="0"/>
        </w:rPr>
        <w:t xml:space="preserve">Login as Primary User</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Navigate to Care Providers Section:</w:t>
      </w:r>
    </w:p>
    <w:p w:rsidR="00000000" w:rsidDel="00000000" w:rsidP="00000000" w:rsidRDefault="00000000" w:rsidRPr="00000000" w14:paraId="000002BD">
      <w:pPr>
        <w:numPr>
          <w:ilvl w:val="1"/>
          <w:numId w:val="7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On the dashboard, navigate to the section where care providers are listed.</w:t>
      </w:r>
    </w:p>
    <w:p w:rsidR="00000000" w:rsidDel="00000000" w:rsidP="00000000" w:rsidRDefault="00000000" w:rsidRPr="00000000" w14:paraId="000002BE">
      <w:pPr>
        <w:numPr>
          <w:ilvl w:val="0"/>
          <w:numId w:val="77"/>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Select a Licensed Care Provider</w:t>
      </w:r>
      <w:r w:rsidDel="00000000" w:rsidR="00000000" w:rsidRPr="00000000">
        <w:rPr>
          <w:rtl w:val="0"/>
        </w:rPr>
      </w:r>
    </w:p>
    <w:p w:rsidR="00000000" w:rsidDel="00000000" w:rsidP="00000000" w:rsidRDefault="00000000" w:rsidRPr="00000000" w14:paraId="000002BF">
      <w:pPr>
        <w:numPr>
          <w:ilvl w:val="0"/>
          <w:numId w:val="77"/>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Book a Session with the Licensed Care Provider or Non Licensed Care Provider.</w:t>
      </w:r>
      <w:r w:rsidDel="00000000" w:rsidR="00000000" w:rsidRPr="00000000">
        <w:rPr>
          <w:rtl w:val="0"/>
        </w:rPr>
      </w:r>
    </w:p>
    <w:p w:rsidR="00000000" w:rsidDel="00000000" w:rsidP="00000000" w:rsidRDefault="00000000" w:rsidRPr="00000000" w14:paraId="000002C0">
      <w:pPr>
        <w:numPr>
          <w:ilvl w:val="0"/>
          <w:numId w:val="77"/>
        </w:numPr>
        <w:spacing w:after="24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Verify Booking Confirmation for Licensed Care Provider or Non Licensed Care Provider.</w:t>
      </w:r>
      <w:r w:rsidDel="00000000" w:rsidR="00000000" w:rsidRPr="00000000">
        <w:rPr>
          <w:rtl w:val="0"/>
        </w:rPr>
      </w:r>
    </w:p>
    <w:p w:rsidR="00000000" w:rsidDel="00000000" w:rsidP="00000000" w:rsidRDefault="00000000" w:rsidRPr="00000000" w14:paraId="000002C1">
      <w:pPr>
        <w:pStyle w:val="Heading3"/>
        <w:keepNext w:val="0"/>
        <w:keepLines w:val="0"/>
        <w:spacing w:after="80" w:before="280" w:lineRule="auto"/>
        <w:rPr>
          <w:rFonts w:ascii="Arial" w:cs="Arial" w:eastAsia="Arial" w:hAnsi="Arial"/>
          <w:color w:val="000000"/>
        </w:rPr>
      </w:pPr>
      <w:bookmarkStart w:colFirst="0" w:colLast="0" w:name="_9h3do2js333y" w:id="168"/>
      <w:bookmarkEnd w:id="168"/>
      <w:r w:rsidDel="00000000" w:rsidR="00000000" w:rsidRPr="00000000">
        <w:rPr>
          <w:rFonts w:ascii="Arial" w:cs="Arial" w:eastAsia="Arial" w:hAnsi="Arial"/>
          <w:color w:val="000000"/>
          <w:rtl w:val="0"/>
        </w:rPr>
        <w:t xml:space="preserve">Expected Results:</w:t>
      </w:r>
    </w:p>
    <w:p w:rsidR="00000000" w:rsidDel="00000000" w:rsidP="00000000" w:rsidRDefault="00000000" w:rsidRPr="00000000" w14:paraId="000002C2">
      <w:pPr>
        <w:numPr>
          <w:ilvl w:val="0"/>
          <w:numId w:val="56"/>
        </w:numPr>
        <w:spacing w:after="0" w:afterAutospacing="0" w:before="240" w:lineRule="auto"/>
        <w:rPr>
          <w:rFonts w:ascii="Arial" w:cs="Arial" w:eastAsia="Arial" w:hAnsi="Arial"/>
        </w:rPr>
      </w:pPr>
      <w:r w:rsidDel="00000000" w:rsidR="00000000" w:rsidRPr="00000000">
        <w:rPr>
          <w:rFonts w:ascii="Arial" w:cs="Arial" w:eastAsia="Arial" w:hAnsi="Arial"/>
          <w:b w:val="1"/>
          <w:bCs w:val="1"/>
          <w:rtl w:val="0"/>
        </w:rPr>
        <w:t xml:space="preserve">Booking with Licensed Care Providers:</w:t>
      </w:r>
    </w:p>
    <w:p w:rsidR="00000000" w:rsidDel="00000000" w:rsidP="00000000" w:rsidRDefault="00000000" w:rsidRPr="00000000" w14:paraId="000002C3">
      <w:pPr>
        <w:numPr>
          <w:ilvl w:val="1"/>
          <w:numId w:val="5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primary user should be able to successfully select and book a session with a licensed care provider.</w:t>
      </w:r>
    </w:p>
    <w:p w:rsidR="00000000" w:rsidDel="00000000" w:rsidP="00000000" w:rsidRDefault="00000000" w:rsidRPr="00000000" w14:paraId="000002C4">
      <w:pPr>
        <w:numPr>
          <w:ilvl w:val="1"/>
          <w:numId w:val="5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 confirmation message should be shown after booking the session.</w:t>
        <w:br w:type="textWrapping"/>
      </w:r>
    </w:p>
    <w:p w:rsidR="00000000" w:rsidDel="00000000" w:rsidP="00000000" w:rsidRDefault="00000000" w:rsidRPr="00000000" w14:paraId="000002C5">
      <w:pPr>
        <w:numPr>
          <w:ilvl w:val="0"/>
          <w:numId w:val="56"/>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Booking with Non-Licensed Care Providers:</w:t>
      </w:r>
    </w:p>
    <w:p w:rsidR="00000000" w:rsidDel="00000000" w:rsidP="00000000" w:rsidRDefault="00000000" w:rsidRPr="00000000" w14:paraId="000002C6">
      <w:pPr>
        <w:numPr>
          <w:ilvl w:val="1"/>
          <w:numId w:val="5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primary user should also be able to successfully select and book a session with a non-licensed care provider.</w:t>
      </w:r>
    </w:p>
    <w:p w:rsidR="00000000" w:rsidDel="00000000" w:rsidP="00000000" w:rsidRDefault="00000000" w:rsidRPr="00000000" w14:paraId="000002C7">
      <w:pPr>
        <w:numPr>
          <w:ilvl w:val="1"/>
          <w:numId w:val="5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 confirmation message should be shown after booking the session.</w:t>
        <w:br w:type="textWrapping"/>
      </w:r>
    </w:p>
    <w:p w:rsidR="00000000" w:rsidDel="00000000" w:rsidP="00000000" w:rsidRDefault="00000000" w:rsidRPr="00000000" w14:paraId="000002C8">
      <w:pPr>
        <w:numPr>
          <w:ilvl w:val="0"/>
          <w:numId w:val="56"/>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Booking Confirmation:</w:t>
      </w:r>
    </w:p>
    <w:p w:rsidR="00000000" w:rsidDel="00000000" w:rsidP="00000000" w:rsidRDefault="00000000" w:rsidRPr="00000000" w14:paraId="000002C9">
      <w:pPr>
        <w:numPr>
          <w:ilvl w:val="1"/>
          <w:numId w:val="56"/>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After booking, the session should be listed in the primary user’s MY Appointments page for both licensed and non-licensed care providers.</w:t>
      </w:r>
    </w:p>
    <w:p w:rsidR="00000000" w:rsidDel="00000000" w:rsidP="00000000" w:rsidRDefault="00000000" w:rsidRPr="00000000" w14:paraId="000002CA">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CB">
      <w:pPr>
        <w:pStyle w:val="Heading3"/>
        <w:keepNext w:val="0"/>
        <w:keepLines w:val="0"/>
        <w:spacing w:after="80" w:before="280" w:lineRule="auto"/>
        <w:rPr>
          <w:rFonts w:ascii="Arial" w:cs="Arial" w:eastAsia="Arial" w:hAnsi="Arial"/>
          <w:b w:val="0"/>
          <w:bCs w:val="0"/>
          <w:color w:val="434343"/>
          <w:sz w:val="28"/>
          <w:szCs w:val="28"/>
        </w:rPr>
      </w:pPr>
      <w:bookmarkStart w:colFirst="0" w:colLast="0" w:name="_btumxc2ura1m" w:id="169"/>
      <w:bookmarkEnd w:id="169"/>
      <w:r w:rsidDel="00000000" w:rsidR="00000000" w:rsidRPr="00000000">
        <w:rPr>
          <w:rFonts w:ascii="Arial" w:cs="Arial" w:eastAsia="Arial" w:hAnsi="Arial"/>
          <w:color w:val="000000"/>
          <w:rtl w:val="0"/>
        </w:rPr>
        <w:t xml:space="preserve">Test Case 14: Verify Booking Made Under Sub-Profile Account Is Only Visible to That Sub-Profile</w:t>
      </w:r>
      <w:r w:rsidDel="00000000" w:rsidR="00000000" w:rsidRPr="00000000">
        <w:rPr>
          <w:rtl w:val="0"/>
        </w:rPr>
      </w:r>
    </w:p>
    <w:p w:rsidR="00000000" w:rsidDel="00000000" w:rsidP="00000000" w:rsidRDefault="00000000" w:rsidRPr="00000000" w14:paraId="000002CC">
      <w:pPr>
        <w:spacing w:before="280" w:lineRule="auto"/>
        <w:ind w:left="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Preconditions:</w:t>
      </w:r>
    </w:p>
    <w:p w:rsidR="00000000" w:rsidDel="00000000" w:rsidP="00000000" w:rsidRDefault="00000000" w:rsidRPr="00000000" w14:paraId="000002CD">
      <w:pPr>
        <w:numPr>
          <w:ilvl w:val="0"/>
          <w:numId w:val="84"/>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primary user has at least one sub-profile associated with their account.</w:t>
      </w:r>
    </w:p>
    <w:p w:rsidR="00000000" w:rsidDel="00000000" w:rsidP="00000000" w:rsidRDefault="00000000" w:rsidRPr="00000000" w14:paraId="000002CE">
      <w:pPr>
        <w:numPr>
          <w:ilvl w:val="0"/>
          <w:numId w:val="84"/>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The primary user is logged in to the portal.</w:t>
      </w:r>
    </w:p>
    <w:p w:rsidR="00000000" w:rsidDel="00000000" w:rsidP="00000000" w:rsidRDefault="00000000" w:rsidRPr="00000000" w14:paraId="000002CF">
      <w:pPr>
        <w:numPr>
          <w:ilvl w:val="0"/>
          <w:numId w:val="84"/>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The portal is set up to allow switching between primary and sub-profile accounts.</w:t>
      </w:r>
    </w:p>
    <w:p w:rsidR="00000000" w:rsidDel="00000000" w:rsidP="00000000" w:rsidRDefault="00000000" w:rsidRPr="00000000" w14:paraId="000002D0">
      <w:pPr>
        <w:numPr>
          <w:ilvl w:val="0"/>
          <w:numId w:val="84"/>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The user has permission to book sessions with care providers under both the primary and sub-profile accounts.</w:t>
      </w:r>
    </w:p>
    <w:p w:rsidR="00000000" w:rsidDel="00000000" w:rsidP="00000000" w:rsidRDefault="00000000" w:rsidRPr="00000000" w14:paraId="000002D1">
      <w:pPr>
        <w:numPr>
          <w:ilvl w:val="0"/>
          <w:numId w:val="84"/>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The care provider booking system is functional, and there are available sessions for booking.</w:t>
      </w:r>
    </w:p>
    <w:p w:rsidR="00000000" w:rsidDel="00000000" w:rsidP="00000000" w:rsidRDefault="00000000" w:rsidRPr="00000000" w14:paraId="000002D2">
      <w:pPr>
        <w:spacing w:after="240" w:before="240" w:lineRule="auto"/>
        <w:ind w:left="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Test Steps:</w:t>
      </w:r>
    </w:p>
    <w:p w:rsidR="00000000" w:rsidDel="00000000" w:rsidP="00000000" w:rsidRDefault="00000000" w:rsidRPr="00000000" w14:paraId="000002D3">
      <w:pPr>
        <w:numPr>
          <w:ilvl w:val="0"/>
          <w:numId w:val="3"/>
        </w:numPr>
        <w:spacing w:after="0" w:afterAutospacing="0" w:before="240" w:lineRule="auto"/>
        <w:rPr>
          <w:rFonts w:ascii="Arial" w:cs="Arial" w:eastAsia="Arial" w:hAnsi="Arial"/>
        </w:rPr>
      </w:pPr>
      <w:r w:rsidDel="00000000" w:rsidR="00000000" w:rsidRPr="00000000">
        <w:rPr>
          <w:rFonts w:ascii="Arial" w:cs="Arial" w:eastAsia="Arial" w:hAnsi="Arial"/>
          <w:b w:val="1"/>
          <w:bCs w:val="1"/>
          <w:rtl w:val="0"/>
        </w:rPr>
        <w:t xml:space="preserve">Login as Primary User</w:t>
      </w:r>
      <w:r w:rsidDel="00000000" w:rsidR="00000000" w:rsidRPr="00000000">
        <w:rPr>
          <w:rtl w:val="0"/>
        </w:rPr>
      </w:r>
    </w:p>
    <w:p w:rsidR="00000000" w:rsidDel="00000000" w:rsidP="00000000" w:rsidRDefault="00000000" w:rsidRPr="00000000" w14:paraId="000002D4">
      <w:pPr>
        <w:numPr>
          <w:ilvl w:val="0"/>
          <w:numId w:val="3"/>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Switch to Sub-Profile Account</w:t>
      </w:r>
      <w:r w:rsidDel="00000000" w:rsidR="00000000" w:rsidRPr="00000000">
        <w:rPr>
          <w:rtl w:val="0"/>
        </w:rPr>
      </w:r>
    </w:p>
    <w:p w:rsidR="00000000" w:rsidDel="00000000" w:rsidP="00000000" w:rsidRDefault="00000000" w:rsidRPr="00000000" w14:paraId="000002D5">
      <w:pPr>
        <w:numPr>
          <w:ilvl w:val="0"/>
          <w:numId w:val="3"/>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Navigate to the Care Provider Booking Section</w:t>
      </w:r>
      <w:r w:rsidDel="00000000" w:rsidR="00000000" w:rsidRPr="00000000">
        <w:rPr>
          <w:rtl w:val="0"/>
        </w:rPr>
      </w:r>
    </w:p>
    <w:p w:rsidR="00000000" w:rsidDel="00000000" w:rsidP="00000000" w:rsidRDefault="00000000" w:rsidRPr="00000000" w14:paraId="000002D6">
      <w:pPr>
        <w:numPr>
          <w:ilvl w:val="0"/>
          <w:numId w:val="3"/>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Book a Session with a Care Provider</w:t>
      </w:r>
      <w:r w:rsidDel="00000000" w:rsidR="00000000" w:rsidRPr="00000000">
        <w:rPr>
          <w:rtl w:val="0"/>
        </w:rPr>
      </w:r>
    </w:p>
    <w:p w:rsidR="00000000" w:rsidDel="00000000" w:rsidP="00000000" w:rsidRDefault="00000000" w:rsidRPr="00000000" w14:paraId="000002D7">
      <w:pPr>
        <w:numPr>
          <w:ilvl w:val="0"/>
          <w:numId w:val="3"/>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Verify Booking Confirmation for Sub-Profile</w:t>
      </w:r>
    </w:p>
    <w:p w:rsidR="00000000" w:rsidDel="00000000" w:rsidP="00000000" w:rsidRDefault="00000000" w:rsidRPr="00000000" w14:paraId="000002D8">
      <w:pPr>
        <w:numPr>
          <w:ilvl w:val="1"/>
          <w:numId w:val="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After submitting the booking, verify that a confirmation message is displayed confirming that the session is booked under the sub-profile account.</w:t>
      </w:r>
    </w:p>
    <w:p w:rsidR="00000000" w:rsidDel="00000000" w:rsidP="00000000" w:rsidRDefault="00000000" w:rsidRPr="00000000" w14:paraId="000002D9">
      <w:pPr>
        <w:numPr>
          <w:ilvl w:val="1"/>
          <w:numId w:val="3"/>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Ensure that the booking appears in the sub-profile’s My Appointment page.</w:t>
      </w:r>
    </w:p>
    <w:p w:rsidR="00000000" w:rsidDel="00000000" w:rsidP="00000000" w:rsidRDefault="00000000" w:rsidRPr="00000000" w14:paraId="000002DA">
      <w:pPr>
        <w:spacing w:before="280" w:lineRule="auto"/>
        <w:ind w:left="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Expected Results</w:t>
      </w:r>
    </w:p>
    <w:p w:rsidR="00000000" w:rsidDel="00000000" w:rsidP="00000000" w:rsidRDefault="00000000" w:rsidRPr="00000000" w14:paraId="000002DB">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 If a booking is made by a sub-profile user, it should be displayed on their profile page. The booking should not be visible on the Primary user's or any other sub-profile user's "My Appointments" page.</w:t>
      </w:r>
    </w:p>
    <w:p w:rsidR="00000000" w:rsidDel="00000000" w:rsidP="00000000" w:rsidRDefault="00000000" w:rsidRPr="00000000" w14:paraId="000002DC">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DD">
      <w:pPr>
        <w:pStyle w:val="Heading3"/>
        <w:keepNext w:val="0"/>
        <w:keepLines w:val="0"/>
        <w:spacing w:after="80" w:before="280" w:lineRule="auto"/>
        <w:rPr>
          <w:rFonts w:ascii="Arial" w:cs="Arial" w:eastAsia="Arial" w:hAnsi="Arial"/>
          <w:b w:val="0"/>
          <w:bCs w:val="0"/>
          <w:color w:val="434343"/>
          <w:sz w:val="28"/>
          <w:szCs w:val="28"/>
        </w:rPr>
      </w:pPr>
      <w:bookmarkStart w:colFirst="0" w:colLast="0" w:name="_hv7bgwjjpab" w:id="170"/>
      <w:bookmarkEnd w:id="170"/>
      <w:r w:rsidDel="00000000" w:rsidR="00000000" w:rsidRPr="00000000">
        <w:rPr>
          <w:rFonts w:ascii="Arial" w:cs="Arial" w:eastAsia="Arial" w:hAnsi="Arial"/>
          <w:color w:val="000000"/>
          <w:rtl w:val="0"/>
        </w:rPr>
        <w:t xml:space="preserve">Test Case 15: Restriction on Booking Licensed Care Providers for Under-Age Users Without Parent Details.</w:t>
      </w:r>
      <w:r w:rsidDel="00000000" w:rsidR="00000000" w:rsidRPr="00000000">
        <w:rPr>
          <w:rtl w:val="0"/>
        </w:rPr>
      </w:r>
    </w:p>
    <w:p w:rsidR="00000000" w:rsidDel="00000000" w:rsidP="00000000" w:rsidRDefault="00000000" w:rsidRPr="00000000" w14:paraId="000002DE">
      <w:pPr>
        <w:pStyle w:val="Heading3"/>
        <w:keepNext w:val="0"/>
        <w:keepLines w:val="0"/>
        <w:spacing w:after="80" w:before="280" w:lineRule="auto"/>
        <w:rPr>
          <w:rFonts w:ascii="Arial" w:cs="Arial" w:eastAsia="Arial" w:hAnsi="Arial"/>
          <w:color w:val="000000"/>
        </w:rPr>
      </w:pPr>
      <w:bookmarkStart w:colFirst="0" w:colLast="0" w:name="_pmqkbdfrhdwy" w:id="171"/>
      <w:bookmarkEnd w:id="171"/>
      <w:r w:rsidDel="00000000" w:rsidR="00000000" w:rsidRPr="00000000">
        <w:rPr>
          <w:rFonts w:ascii="Arial" w:cs="Arial" w:eastAsia="Arial" w:hAnsi="Arial"/>
          <w:color w:val="000000"/>
          <w:rtl w:val="0"/>
        </w:rPr>
        <w:t xml:space="preserve">Preconditions:</w:t>
      </w:r>
    </w:p>
    <w:p w:rsidR="00000000" w:rsidDel="00000000" w:rsidP="00000000" w:rsidRDefault="00000000" w:rsidRPr="00000000" w14:paraId="000002DF">
      <w:pPr>
        <w:numPr>
          <w:ilvl w:val="0"/>
          <w:numId w:val="32"/>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under-age user is logged into the portal.</w:t>
      </w:r>
    </w:p>
    <w:p w:rsidR="00000000" w:rsidDel="00000000" w:rsidP="00000000" w:rsidRDefault="00000000" w:rsidRPr="00000000" w14:paraId="000002E0">
      <w:pPr>
        <w:numPr>
          <w:ilvl w:val="0"/>
          <w:numId w:val="32"/>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The system is configured to require parent details for under-age users before they can book licensed care providers.</w:t>
      </w:r>
    </w:p>
    <w:p w:rsidR="00000000" w:rsidDel="00000000" w:rsidP="00000000" w:rsidRDefault="00000000" w:rsidRPr="00000000" w14:paraId="000002E1">
      <w:pPr>
        <w:numPr>
          <w:ilvl w:val="0"/>
          <w:numId w:val="32"/>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The under-age user does not have parent details added in their profile.</w:t>
      </w:r>
    </w:p>
    <w:p w:rsidR="00000000" w:rsidDel="00000000" w:rsidP="00000000" w:rsidRDefault="00000000" w:rsidRPr="00000000" w14:paraId="000002E2">
      <w:pPr>
        <w:pStyle w:val="Heading3"/>
        <w:keepNext w:val="0"/>
        <w:keepLines w:val="0"/>
        <w:spacing w:after="80" w:before="280" w:lineRule="auto"/>
        <w:rPr>
          <w:rFonts w:ascii="Arial" w:cs="Arial" w:eastAsia="Arial" w:hAnsi="Arial"/>
          <w:color w:val="000000"/>
        </w:rPr>
      </w:pPr>
      <w:bookmarkStart w:colFirst="0" w:colLast="0" w:name="_4ayaojb15hc1" w:id="172"/>
      <w:bookmarkEnd w:id="172"/>
      <w:r w:rsidDel="00000000" w:rsidR="00000000" w:rsidRPr="00000000">
        <w:rPr>
          <w:rFonts w:ascii="Arial" w:cs="Arial" w:eastAsia="Arial" w:hAnsi="Arial"/>
          <w:color w:val="000000"/>
          <w:rtl w:val="0"/>
        </w:rPr>
        <w:t xml:space="preserve">Test Steps:</w:t>
      </w:r>
    </w:p>
    <w:p w:rsidR="00000000" w:rsidDel="00000000" w:rsidP="00000000" w:rsidRDefault="00000000" w:rsidRPr="00000000" w14:paraId="000002E3">
      <w:pPr>
        <w:numPr>
          <w:ilvl w:val="0"/>
          <w:numId w:val="83"/>
        </w:numPr>
        <w:spacing w:after="0" w:afterAutospacing="0" w:before="240" w:lineRule="auto"/>
        <w:rPr>
          <w:rFonts w:ascii="Arial" w:cs="Arial" w:eastAsia="Arial" w:hAnsi="Arial"/>
        </w:rPr>
      </w:pPr>
      <w:r w:rsidDel="00000000" w:rsidR="00000000" w:rsidRPr="00000000">
        <w:rPr>
          <w:rFonts w:ascii="Arial" w:cs="Arial" w:eastAsia="Arial" w:hAnsi="Arial"/>
          <w:b w:val="1"/>
          <w:bCs w:val="1"/>
          <w:rtl w:val="0"/>
        </w:rPr>
        <w:t xml:space="preserve">Login as Under-Age User</w:t>
      </w:r>
      <w:r w:rsidDel="00000000" w:rsidR="00000000" w:rsidRPr="00000000">
        <w:rPr>
          <w:rtl w:val="0"/>
        </w:rPr>
      </w:r>
    </w:p>
    <w:p w:rsidR="00000000" w:rsidDel="00000000" w:rsidP="00000000" w:rsidRDefault="00000000" w:rsidRPr="00000000" w14:paraId="000002E4">
      <w:pPr>
        <w:numPr>
          <w:ilvl w:val="0"/>
          <w:numId w:val="83"/>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Navigate to Care Provider Booking Section</w:t>
      </w:r>
      <w:r w:rsidDel="00000000" w:rsidR="00000000" w:rsidRPr="00000000">
        <w:rPr>
          <w:rtl w:val="0"/>
        </w:rPr>
      </w:r>
    </w:p>
    <w:p w:rsidR="00000000" w:rsidDel="00000000" w:rsidP="00000000" w:rsidRDefault="00000000" w:rsidRPr="00000000" w14:paraId="000002E5">
      <w:pPr>
        <w:numPr>
          <w:ilvl w:val="0"/>
          <w:numId w:val="83"/>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Select a Licensed Care Provider:</w:t>
      </w:r>
    </w:p>
    <w:p w:rsidR="00000000" w:rsidDel="00000000" w:rsidP="00000000" w:rsidRDefault="00000000" w:rsidRPr="00000000" w14:paraId="000002E6">
      <w:pPr>
        <w:numPr>
          <w:ilvl w:val="1"/>
          <w:numId w:val="8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Choose a licensed care provider (Therapist or Nurse) from the list of available providers.</w:t>
      </w:r>
    </w:p>
    <w:p w:rsidR="00000000" w:rsidDel="00000000" w:rsidP="00000000" w:rsidRDefault="00000000" w:rsidRPr="00000000" w14:paraId="000002E7">
      <w:pPr>
        <w:numPr>
          <w:ilvl w:val="0"/>
          <w:numId w:val="83"/>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Attempt to Book a Session with the Licensed Care Provider</w:t>
      </w:r>
      <w:r w:rsidDel="00000000" w:rsidR="00000000" w:rsidRPr="00000000">
        <w:rPr>
          <w:rtl w:val="0"/>
        </w:rPr>
      </w:r>
    </w:p>
    <w:p w:rsidR="00000000" w:rsidDel="00000000" w:rsidP="00000000" w:rsidRDefault="00000000" w:rsidRPr="00000000" w14:paraId="000002E8">
      <w:pPr>
        <w:numPr>
          <w:ilvl w:val="0"/>
          <w:numId w:val="83"/>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Verify Restriction Message:</w:t>
      </w:r>
    </w:p>
    <w:p w:rsidR="00000000" w:rsidDel="00000000" w:rsidP="00000000" w:rsidRDefault="00000000" w:rsidRPr="00000000" w14:paraId="000002E9">
      <w:pPr>
        <w:numPr>
          <w:ilvl w:val="1"/>
          <w:numId w:val="8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If the parent details are not added, the system should prevent the booking.</w:t>
      </w:r>
    </w:p>
    <w:p w:rsidR="00000000" w:rsidDel="00000000" w:rsidP="00000000" w:rsidRDefault="00000000" w:rsidRPr="00000000" w14:paraId="000002EA">
      <w:pPr>
        <w:numPr>
          <w:ilvl w:val="1"/>
          <w:numId w:val="8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 restriction message should appear, informing the under-age user that they cannot book a session with the licensed care provider without adding parent details first.</w:t>
      </w:r>
    </w:p>
    <w:p w:rsidR="00000000" w:rsidDel="00000000" w:rsidP="00000000" w:rsidRDefault="00000000" w:rsidRPr="00000000" w14:paraId="000002EB">
      <w:pPr>
        <w:numPr>
          <w:ilvl w:val="1"/>
          <w:numId w:val="8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message should prompt the user to add the parent details before proceeding with the booking.</w:t>
      </w:r>
    </w:p>
    <w:p w:rsidR="00000000" w:rsidDel="00000000" w:rsidP="00000000" w:rsidRDefault="00000000" w:rsidRPr="00000000" w14:paraId="000002EC">
      <w:pPr>
        <w:numPr>
          <w:ilvl w:val="0"/>
          <w:numId w:val="83"/>
        </w:numPr>
        <w:spacing w:after="24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Verify Redirection to Parent Details Section:</w:t>
      </w:r>
      <w:r w:rsidDel="00000000" w:rsidR="00000000" w:rsidRPr="00000000">
        <w:rPr>
          <w:rtl w:val="0"/>
        </w:rPr>
      </w:r>
    </w:p>
    <w:p w:rsidR="00000000" w:rsidDel="00000000" w:rsidP="00000000" w:rsidRDefault="00000000" w:rsidRPr="00000000" w14:paraId="000002ED">
      <w:pPr>
        <w:pStyle w:val="Heading3"/>
        <w:keepNext w:val="0"/>
        <w:keepLines w:val="0"/>
        <w:spacing w:after="80" w:before="280" w:lineRule="auto"/>
        <w:rPr>
          <w:rFonts w:ascii="Arial" w:cs="Arial" w:eastAsia="Arial" w:hAnsi="Arial"/>
          <w:color w:val="000000"/>
        </w:rPr>
      </w:pPr>
      <w:bookmarkStart w:colFirst="0" w:colLast="0" w:name="_c1o0pddidrwf" w:id="173"/>
      <w:bookmarkEnd w:id="173"/>
      <w:r w:rsidDel="00000000" w:rsidR="00000000" w:rsidRPr="00000000">
        <w:rPr>
          <w:rFonts w:ascii="Arial" w:cs="Arial" w:eastAsia="Arial" w:hAnsi="Arial"/>
          <w:color w:val="000000"/>
          <w:rtl w:val="0"/>
        </w:rPr>
        <w:t xml:space="preserve">Expected Results:</w:t>
      </w:r>
    </w:p>
    <w:p w:rsidR="00000000" w:rsidDel="00000000" w:rsidP="00000000" w:rsidRDefault="00000000" w:rsidRPr="00000000" w14:paraId="000002EE">
      <w:pPr>
        <w:numPr>
          <w:ilvl w:val="0"/>
          <w:numId w:val="102"/>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under-age user should be restricted from booking a session with a licensed care provider (Therapist or Nurse) without parent details.</w:t>
      </w:r>
    </w:p>
    <w:p w:rsidR="00000000" w:rsidDel="00000000" w:rsidP="00000000" w:rsidRDefault="00000000" w:rsidRPr="00000000" w14:paraId="000002EF">
      <w:pPr>
        <w:numPr>
          <w:ilvl w:val="0"/>
          <w:numId w:val="102"/>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A clear restriction message should be displayed, prompting the user to add parent details before they can proceed with the booking.</w:t>
      </w:r>
    </w:p>
    <w:p w:rsidR="00000000" w:rsidDel="00000000" w:rsidP="00000000" w:rsidRDefault="00000000" w:rsidRPr="00000000" w14:paraId="000002F0">
      <w:pPr>
        <w:numPr>
          <w:ilvl w:val="0"/>
          <w:numId w:val="102"/>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The user should be able to navigate to the parent details section to complete the required information.</w:t>
      </w:r>
    </w:p>
    <w:p w:rsidR="00000000" w:rsidDel="00000000" w:rsidP="00000000" w:rsidRDefault="00000000" w:rsidRPr="00000000" w14:paraId="000002F1">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F2">
      <w:pPr>
        <w:pStyle w:val="Heading3"/>
        <w:keepNext w:val="0"/>
        <w:keepLines w:val="0"/>
        <w:spacing w:after="80" w:before="280" w:lineRule="auto"/>
        <w:rPr>
          <w:rFonts w:ascii="Arial" w:cs="Arial" w:eastAsia="Arial" w:hAnsi="Arial"/>
          <w:b w:val="0"/>
          <w:bCs w:val="0"/>
          <w:color w:val="434343"/>
          <w:sz w:val="28"/>
          <w:szCs w:val="28"/>
        </w:rPr>
      </w:pPr>
      <w:bookmarkStart w:colFirst="0" w:colLast="0" w:name="_rwbqssgq9ra1" w:id="174"/>
      <w:bookmarkEnd w:id="174"/>
      <w:r w:rsidDel="00000000" w:rsidR="00000000" w:rsidRPr="00000000">
        <w:rPr>
          <w:rFonts w:ascii="Arial" w:cs="Arial" w:eastAsia="Arial" w:hAnsi="Arial"/>
          <w:color w:val="000000"/>
          <w:rtl w:val="0"/>
        </w:rPr>
        <w:t xml:space="preserve">Test Case 16: Allow Under-Age User to Book Non-Licensed Care Provider Sessions Without Parent Details.</w:t>
      </w:r>
      <w:r w:rsidDel="00000000" w:rsidR="00000000" w:rsidRPr="00000000">
        <w:rPr>
          <w:rtl w:val="0"/>
        </w:rPr>
      </w:r>
    </w:p>
    <w:p w:rsidR="00000000" w:rsidDel="00000000" w:rsidP="00000000" w:rsidRDefault="00000000" w:rsidRPr="00000000" w14:paraId="000002F3">
      <w:pPr>
        <w:pStyle w:val="Heading3"/>
        <w:keepNext w:val="0"/>
        <w:keepLines w:val="0"/>
        <w:spacing w:after="80" w:before="280" w:lineRule="auto"/>
        <w:rPr>
          <w:rFonts w:ascii="Arial" w:cs="Arial" w:eastAsia="Arial" w:hAnsi="Arial"/>
          <w:color w:val="000000"/>
        </w:rPr>
      </w:pPr>
      <w:bookmarkStart w:colFirst="0" w:colLast="0" w:name="_xas8nlm4iehg" w:id="175"/>
      <w:bookmarkEnd w:id="175"/>
      <w:r w:rsidDel="00000000" w:rsidR="00000000" w:rsidRPr="00000000">
        <w:rPr>
          <w:rFonts w:ascii="Arial" w:cs="Arial" w:eastAsia="Arial" w:hAnsi="Arial"/>
          <w:color w:val="000000"/>
          <w:rtl w:val="0"/>
        </w:rPr>
        <w:t xml:space="preserve">Preconditions:</w:t>
      </w:r>
    </w:p>
    <w:p w:rsidR="00000000" w:rsidDel="00000000" w:rsidP="00000000" w:rsidRDefault="00000000" w:rsidRPr="00000000" w14:paraId="000002F4">
      <w:pPr>
        <w:numPr>
          <w:ilvl w:val="0"/>
          <w:numId w:val="45"/>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under-age user is logged into the portal.</w:t>
      </w:r>
    </w:p>
    <w:p w:rsidR="00000000" w:rsidDel="00000000" w:rsidP="00000000" w:rsidRDefault="00000000" w:rsidRPr="00000000" w14:paraId="000002F5">
      <w:pPr>
        <w:numPr>
          <w:ilvl w:val="0"/>
          <w:numId w:val="45"/>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The system is configured to allow under-age users to book sessions with non-licensed care providers (Coaches and Mentors) even if their parent details are not added.</w:t>
      </w:r>
    </w:p>
    <w:p w:rsidR="00000000" w:rsidDel="00000000" w:rsidP="00000000" w:rsidRDefault="00000000" w:rsidRPr="00000000" w14:paraId="000002F6">
      <w:pPr>
        <w:numPr>
          <w:ilvl w:val="0"/>
          <w:numId w:val="45"/>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The under-age user does not have parent details added in their profile.</w:t>
      </w:r>
    </w:p>
    <w:p w:rsidR="00000000" w:rsidDel="00000000" w:rsidP="00000000" w:rsidRDefault="00000000" w:rsidRPr="00000000" w14:paraId="000002F7">
      <w:pPr>
        <w:pStyle w:val="Heading3"/>
        <w:keepNext w:val="0"/>
        <w:keepLines w:val="0"/>
        <w:spacing w:after="80" w:before="280" w:lineRule="auto"/>
        <w:rPr>
          <w:rFonts w:ascii="Arial" w:cs="Arial" w:eastAsia="Arial" w:hAnsi="Arial"/>
          <w:color w:val="000000"/>
        </w:rPr>
      </w:pPr>
      <w:bookmarkStart w:colFirst="0" w:colLast="0" w:name="_t201v3lazuk7" w:id="176"/>
      <w:bookmarkEnd w:id="176"/>
      <w:r w:rsidDel="00000000" w:rsidR="00000000" w:rsidRPr="00000000">
        <w:rPr>
          <w:rFonts w:ascii="Arial" w:cs="Arial" w:eastAsia="Arial" w:hAnsi="Arial"/>
          <w:color w:val="000000"/>
          <w:rtl w:val="0"/>
        </w:rPr>
        <w:t xml:space="preserve">Test Steps:</w:t>
      </w:r>
    </w:p>
    <w:p w:rsidR="00000000" w:rsidDel="00000000" w:rsidP="00000000" w:rsidRDefault="00000000" w:rsidRPr="00000000" w14:paraId="000002F8">
      <w:pPr>
        <w:numPr>
          <w:ilvl w:val="0"/>
          <w:numId w:val="34"/>
        </w:numPr>
        <w:spacing w:after="0" w:afterAutospacing="0" w:before="240" w:lineRule="auto"/>
        <w:rPr>
          <w:rFonts w:ascii="Arial" w:cs="Arial" w:eastAsia="Arial" w:hAnsi="Arial"/>
        </w:rPr>
      </w:pPr>
      <w:r w:rsidDel="00000000" w:rsidR="00000000" w:rsidRPr="00000000">
        <w:rPr>
          <w:rFonts w:ascii="Arial" w:cs="Arial" w:eastAsia="Arial" w:hAnsi="Arial"/>
          <w:b w:val="1"/>
          <w:bCs w:val="1"/>
          <w:rtl w:val="0"/>
        </w:rPr>
        <w:t xml:space="preserve">Login as Under-Age User</w:t>
      </w:r>
      <w:r w:rsidDel="00000000" w:rsidR="00000000" w:rsidRPr="00000000">
        <w:rPr>
          <w:rtl w:val="0"/>
        </w:rPr>
      </w:r>
    </w:p>
    <w:p w:rsidR="00000000" w:rsidDel="00000000" w:rsidP="00000000" w:rsidRDefault="00000000" w:rsidRPr="00000000" w14:paraId="000002F9">
      <w:pPr>
        <w:numPr>
          <w:ilvl w:val="0"/>
          <w:numId w:val="34"/>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Navigate to Care Provider Booking Section</w:t>
      </w:r>
      <w:r w:rsidDel="00000000" w:rsidR="00000000" w:rsidRPr="00000000">
        <w:rPr>
          <w:rtl w:val="0"/>
        </w:rPr>
      </w:r>
    </w:p>
    <w:p w:rsidR="00000000" w:rsidDel="00000000" w:rsidP="00000000" w:rsidRDefault="00000000" w:rsidRPr="00000000" w14:paraId="000002FA">
      <w:pPr>
        <w:numPr>
          <w:ilvl w:val="0"/>
          <w:numId w:val="34"/>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Select a Non-Licensed Care Provider:</w:t>
      </w:r>
    </w:p>
    <w:p w:rsidR="00000000" w:rsidDel="00000000" w:rsidP="00000000" w:rsidRDefault="00000000" w:rsidRPr="00000000" w14:paraId="000002FB">
      <w:pPr>
        <w:numPr>
          <w:ilvl w:val="1"/>
          <w:numId w:val="3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Choose a non-licensed care provider (Coach or Mentor) from the list of available providers.</w:t>
      </w:r>
    </w:p>
    <w:p w:rsidR="00000000" w:rsidDel="00000000" w:rsidP="00000000" w:rsidRDefault="00000000" w:rsidRPr="00000000" w14:paraId="000002FC">
      <w:pPr>
        <w:numPr>
          <w:ilvl w:val="0"/>
          <w:numId w:val="34"/>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Attempt to Book a Session with the Non-Licensed Care Provider</w:t>
      </w:r>
      <w:r w:rsidDel="00000000" w:rsidR="00000000" w:rsidRPr="00000000">
        <w:rPr>
          <w:rtl w:val="0"/>
        </w:rPr>
      </w:r>
    </w:p>
    <w:p w:rsidR="00000000" w:rsidDel="00000000" w:rsidP="00000000" w:rsidRDefault="00000000" w:rsidRPr="00000000" w14:paraId="000002FD">
      <w:pPr>
        <w:numPr>
          <w:ilvl w:val="0"/>
          <w:numId w:val="34"/>
        </w:numPr>
        <w:spacing w:after="0" w:afterAutospacing="0" w:before="0" w:beforeAutospacing="0" w:lineRule="auto"/>
        <w:rPr>
          <w:rFonts w:ascii="Arial" w:cs="Arial" w:eastAsia="Arial" w:hAnsi="Arial"/>
        </w:rPr>
      </w:pPr>
      <w:r w:rsidDel="00000000" w:rsidR="00000000" w:rsidRPr="00000000">
        <w:rPr>
          <w:rFonts w:ascii="Arial" w:cs="Arial" w:eastAsia="Arial" w:hAnsi="Arial"/>
          <w:b w:val="1"/>
          <w:bCs w:val="1"/>
          <w:rtl w:val="0"/>
        </w:rPr>
        <w:t xml:space="preserve">Verify Booking Confirmation for Non-Licensed Care Provider:</w:t>
        <w:br w:type="textWrapping"/>
      </w:r>
    </w:p>
    <w:p w:rsidR="00000000" w:rsidDel="00000000" w:rsidP="00000000" w:rsidRDefault="00000000" w:rsidRPr="00000000" w14:paraId="000002FE">
      <w:pPr>
        <w:numPr>
          <w:ilvl w:val="1"/>
          <w:numId w:val="3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system should allow the under-age user to successfully book the session with the non-licensed care provider, even without parent details being added.</w:t>
      </w:r>
    </w:p>
    <w:p w:rsidR="00000000" w:rsidDel="00000000" w:rsidP="00000000" w:rsidRDefault="00000000" w:rsidRPr="00000000" w14:paraId="000002FF">
      <w:pPr>
        <w:numPr>
          <w:ilvl w:val="1"/>
          <w:numId w:val="34"/>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 booking confirmation message should appear indicating the session has been successfully booked.</w:t>
      </w:r>
    </w:p>
    <w:p w:rsidR="00000000" w:rsidDel="00000000" w:rsidP="00000000" w:rsidRDefault="00000000" w:rsidRPr="00000000" w14:paraId="00000300">
      <w:pPr>
        <w:pStyle w:val="Heading3"/>
        <w:keepNext w:val="0"/>
        <w:keepLines w:val="0"/>
        <w:spacing w:after="80" w:before="280" w:lineRule="auto"/>
        <w:rPr>
          <w:rFonts w:ascii="Arial" w:cs="Arial" w:eastAsia="Arial" w:hAnsi="Arial"/>
          <w:color w:val="000000"/>
        </w:rPr>
      </w:pPr>
      <w:bookmarkStart w:colFirst="0" w:colLast="0" w:name="_4i6h8c27unym" w:id="177"/>
      <w:bookmarkEnd w:id="177"/>
      <w:r w:rsidDel="00000000" w:rsidR="00000000" w:rsidRPr="00000000">
        <w:rPr>
          <w:rFonts w:ascii="Arial" w:cs="Arial" w:eastAsia="Arial" w:hAnsi="Arial"/>
          <w:color w:val="000000"/>
          <w:rtl w:val="0"/>
        </w:rPr>
        <w:t xml:space="preserve">Expected Results:</w:t>
      </w:r>
    </w:p>
    <w:p w:rsidR="00000000" w:rsidDel="00000000" w:rsidP="00000000" w:rsidRDefault="00000000" w:rsidRPr="00000000" w14:paraId="00000301">
      <w:pPr>
        <w:numPr>
          <w:ilvl w:val="0"/>
          <w:numId w:val="44"/>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The under-age user should be able to successfully book a session with a non-licensed care provider (Coach or Mentor) without any issues, even though their parent details are added or not added.</w:t>
      </w:r>
    </w:p>
    <w:p w:rsidR="00000000" w:rsidDel="00000000" w:rsidP="00000000" w:rsidRDefault="00000000" w:rsidRPr="00000000" w14:paraId="00000302">
      <w:pPr>
        <w:numPr>
          <w:ilvl w:val="0"/>
          <w:numId w:val="44"/>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The booking should be confirmed and visible in the under-age user’s session history or upcoming appointments.</w:t>
      </w:r>
    </w:p>
    <w:p w:rsidR="00000000" w:rsidDel="00000000" w:rsidP="00000000" w:rsidRDefault="00000000" w:rsidRPr="00000000" w14:paraId="00000303">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304">
      <w:pPr>
        <w:ind w:left="0" w:hanging="9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Paul Doyle" w:id="2" w:date="2025-04-09T20:57:06Z">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@kunal@silstonegroup.com From my research, the term minor is not consistent with the definition of "age of consent" for mental health services, so just to be accurate, lets use "age of consent" in these locations. ChatGPT in case you're interested. https://chatgpt.com/share/67f6df04-9c9c-8000-b84e-7513b5775727</w:t>
      </w:r>
    </w:p>
  </w:comment>
  <w:comment w:author="DavidPaul Doyle" w:id="3" w:date="2025-04-09T21:00:09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@kunal@silstonegroup.com Can you confirm that my comments are accurate? I believe "with a licensed provider" is accurate since someone below the age of consent CAN book non licensed providers on their own.</w:t>
      </w:r>
    </w:p>
  </w:comment>
  <w:comment w:author="DavidPaul Doyle" w:id="0" w:date="2025-04-09T20:53:00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@jas@silstonegroup.com Given our conversation today, what are your thoughts on this?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jas@silstonegroup.com_</w:t>
      </w:r>
    </w:p>
  </w:comment>
  <w:comment w:author="DavidPaul Doyle" w:id="1" w:date="2025-04-09T21:03:20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@jas@silstonegroup.com See section 10 below. GDPR is mentioned as compliant. Seems contradictory.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bCs w:val="1"/>
      <w:color w:val="1155cc"/>
      <w:sz w:val="34"/>
      <w:szCs w:val="34"/>
    </w:rPr>
  </w:style>
  <w:style w:type="paragraph" w:styleId="Heading3">
    <w:name w:val="heading 3"/>
    <w:basedOn w:val="Normal"/>
    <w:next w:val="Normal"/>
    <w:pPr>
      <w:keepNext w:val="1"/>
      <w:keepLines w:val="1"/>
      <w:spacing w:after="240" w:before="240" w:lineRule="auto"/>
      <w:ind w:left="0" w:firstLine="0"/>
    </w:pPr>
    <w:rPr>
      <w:b w:val="1"/>
      <w:bCs w:val="1"/>
      <w:color w:val="134f5c"/>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Montserrat" w:cs="Montserrat" w:eastAsia="Montserrat" w:hAnsi="Montserrat"/>
      <w:b w:val="1"/>
      <w:bCs w:val="1"/>
      <w:color w:val="38761d"/>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igma.com/design/Gv04bqOLpMp4yP7t5tw7EQ/Really-Global-FINAL-DESIGN?node-id=463-44157&amp;t=RHrk4je4TSlsJHOC-4" TargetMode="External"/><Relationship Id="rId10" Type="http://schemas.openxmlformats.org/officeDocument/2006/relationships/hyperlink" Target="https://www.figma.com/design/Gv04bqOLpMp4yP7t5tw7EQ/Really-Global-FINAL-DESIGN?node-id=387-42506&amp;t=RHrk4je4TSlsJHOC-4" TargetMode="External"/><Relationship Id="rId13" Type="http://schemas.openxmlformats.org/officeDocument/2006/relationships/hyperlink" Target="https://www.figma.com/design/Gv04bqOLpMp4yP7t5tw7EQ/Really-Global-FINAL-DESIGN?node-id=466-48323&amp;t=RHrk4je4TSlsJHOC-4" TargetMode="External"/><Relationship Id="rId12" Type="http://schemas.openxmlformats.org/officeDocument/2006/relationships/hyperlink" Target="https://www.figma.com/design/Gv04bqOLpMp4yP7t5tw7EQ/Really-Global-FINAL-DESIGN?node-id=466-47122&amp;t=RHrk4je4TSlsJHOC-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figma.com/design/Gv04bqOLpMp4yP7t5tw7EQ/Really-Global-FINAL-DESIGN?node-id=368-40778&amp;t=RHrk4je4TSlsJHOC-4" TargetMode="External"/><Relationship Id="rId14" Type="http://schemas.openxmlformats.org/officeDocument/2006/relationships/hyperlink" Target="https://www.figma.com/design/Gv04bqOLpMp4yP7t5tw7EQ/Really-Global-FINAL-DESIGN?node-id=870-63382&amp;t=RHrk4je4TSlsJHOC-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igma.com/design/Gv04bqOLpMp4yP7t5tw7EQ/Really-Global-FINAL-DESIGN?node-id=347-36725&amp;t=RHrk4je4TSlsJHOC-4" TargetMode="External"/><Relationship Id="rId8" Type="http://schemas.openxmlformats.org/officeDocument/2006/relationships/hyperlink" Target="https://www.figma.com/design/Gv04bqOLpMp4yP7t5tw7EQ/Really-Global-FINAL-DESIGN?node-id=368-39013&amp;t=RHrk4je4TSlsJHOC-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